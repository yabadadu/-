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BDA332" w14:textId="73FEA3A6" w:rsidR="00F10EC0" w:rsidRPr="008B33DC" w:rsidRDefault="00BF4DC1" w:rsidP="00F10EC0">
      <w:pPr>
        <w:tabs>
          <w:tab w:val="right" w:leader="dot" w:pos="9618"/>
        </w:tabs>
        <w:spacing w:line="285" w:lineRule="auto"/>
        <w:jc w:val="left"/>
        <w:rPr>
          <w:rFonts w:asciiTheme="minorHAnsi" w:eastAsiaTheme="minorHAnsi" w:hAnsiTheme="minorHAnsi"/>
        </w:rPr>
      </w:pPr>
      <w:r w:rsidRPr="00BF4DC1">
        <w:rPr>
          <w:rFonts w:asciiTheme="minorHAnsi" w:eastAsiaTheme="minorHAnsi" w:hAnsiTheme="minorHAnsi"/>
          <w:noProof/>
        </w:rPr>
        <w:drawing>
          <wp:inline distT="0" distB="0" distL="0" distR="0" wp14:anchorId="0AD91E08" wp14:editId="2D2BCD21">
            <wp:extent cx="1926166" cy="381000"/>
            <wp:effectExtent l="0" t="0" r="0" b="0"/>
            <wp:docPr id="292994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B3F44F15-D9E8-40D1-9A02-63244C747F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B3F44F15-D9E8-40D1-9A02-63244C747F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5283" cy="38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6605" w14:textId="3D2323D1" w:rsidR="00F10EC0" w:rsidRPr="008B33DC" w:rsidRDefault="00F10EC0" w:rsidP="00F10EC0">
      <w:pPr>
        <w:tabs>
          <w:tab w:val="right" w:leader="dot" w:pos="9618"/>
        </w:tabs>
        <w:spacing w:line="285" w:lineRule="auto"/>
        <w:jc w:val="left"/>
        <w:rPr>
          <w:rFonts w:asciiTheme="minorHAnsi" w:eastAsiaTheme="minorHAnsi" w:hAnsiTheme="minorHAnsi"/>
        </w:rPr>
      </w:pPr>
    </w:p>
    <w:p w14:paraId="359891C8" w14:textId="77777777" w:rsidR="00F10EC0" w:rsidRPr="008B33DC" w:rsidRDefault="00F10EC0" w:rsidP="00F10EC0">
      <w:pPr>
        <w:tabs>
          <w:tab w:val="right" w:leader="dot" w:pos="9278"/>
        </w:tabs>
        <w:spacing w:line="285" w:lineRule="auto"/>
        <w:jc w:val="left"/>
        <w:rPr>
          <w:rFonts w:asciiTheme="minorHAnsi" w:eastAsiaTheme="minorHAnsi" w:hAnsiTheme="minorHAnsi"/>
        </w:rPr>
      </w:pPr>
    </w:p>
    <w:p w14:paraId="391D6678" w14:textId="77777777" w:rsidR="00F10EC0" w:rsidRPr="008B33DC" w:rsidRDefault="00F10EC0" w:rsidP="00F10EC0">
      <w:pPr>
        <w:tabs>
          <w:tab w:val="right" w:leader="dot" w:pos="9278"/>
        </w:tabs>
        <w:spacing w:line="285" w:lineRule="auto"/>
        <w:jc w:val="left"/>
        <w:rPr>
          <w:rFonts w:asciiTheme="minorHAnsi" w:eastAsiaTheme="minorHAnsi" w:hAnsiTheme="minorHAnsi"/>
        </w:rPr>
      </w:pPr>
    </w:p>
    <w:p w14:paraId="37F0E801" w14:textId="1C5C8F53" w:rsidR="00F10EC0" w:rsidRPr="008B33DC" w:rsidRDefault="00F10EC0" w:rsidP="00F10EC0">
      <w:pPr>
        <w:tabs>
          <w:tab w:val="right" w:leader="dot" w:pos="9278"/>
        </w:tabs>
        <w:spacing w:line="285" w:lineRule="auto"/>
        <w:jc w:val="left"/>
        <w:rPr>
          <w:rFonts w:asciiTheme="minorHAnsi" w:eastAsiaTheme="minorHAnsi" w:hAnsiTheme="minorHAnsi"/>
        </w:rPr>
      </w:pPr>
    </w:p>
    <w:p w14:paraId="3001431C" w14:textId="77777777" w:rsidR="00B05F5B" w:rsidRPr="008B33DC" w:rsidRDefault="00B05F5B" w:rsidP="00F10EC0">
      <w:pPr>
        <w:tabs>
          <w:tab w:val="right" w:leader="dot" w:pos="9278"/>
        </w:tabs>
        <w:spacing w:line="285" w:lineRule="auto"/>
        <w:jc w:val="left"/>
        <w:rPr>
          <w:rFonts w:asciiTheme="minorHAnsi" w:eastAsiaTheme="minorHAnsi" w:hAnsiTheme="minorHAnsi"/>
        </w:rPr>
      </w:pPr>
    </w:p>
    <w:p w14:paraId="3B784D5B" w14:textId="77777777" w:rsidR="009547FE" w:rsidRPr="008B33DC" w:rsidRDefault="009547FE" w:rsidP="00F10EC0">
      <w:pPr>
        <w:tabs>
          <w:tab w:val="right" w:leader="dot" w:pos="9278"/>
        </w:tabs>
        <w:spacing w:line="285" w:lineRule="auto"/>
        <w:jc w:val="left"/>
        <w:rPr>
          <w:rFonts w:asciiTheme="minorHAnsi" w:eastAsiaTheme="minorHAnsi" w:hAnsiTheme="minorHAnsi"/>
        </w:rPr>
      </w:pPr>
    </w:p>
    <w:p w14:paraId="113C8124" w14:textId="0469280F" w:rsidR="00F10EC0" w:rsidRDefault="00F10EC0" w:rsidP="00F10EC0">
      <w:pPr>
        <w:tabs>
          <w:tab w:val="right" w:leader="dot" w:pos="9278"/>
        </w:tabs>
        <w:spacing w:line="285" w:lineRule="auto"/>
        <w:jc w:val="left"/>
        <w:rPr>
          <w:rFonts w:asciiTheme="minorHAnsi" w:eastAsiaTheme="minorHAnsi" w:hAnsiTheme="minorHAnsi"/>
        </w:rPr>
      </w:pPr>
    </w:p>
    <w:p w14:paraId="51327C59" w14:textId="77777777" w:rsidR="00BF4DC1" w:rsidRPr="008B33DC" w:rsidRDefault="00BF4DC1" w:rsidP="00F10EC0">
      <w:pPr>
        <w:tabs>
          <w:tab w:val="right" w:leader="dot" w:pos="9278"/>
        </w:tabs>
        <w:spacing w:line="285" w:lineRule="auto"/>
        <w:jc w:val="left"/>
        <w:rPr>
          <w:rFonts w:asciiTheme="minorHAnsi" w:eastAsiaTheme="minorHAnsi" w:hAnsiTheme="minorHAnsi"/>
        </w:rPr>
      </w:pPr>
    </w:p>
    <w:p w14:paraId="5932F6D4" w14:textId="77777777" w:rsidR="00F10EC0" w:rsidRPr="008B33DC" w:rsidRDefault="00F10EC0" w:rsidP="00F10EC0">
      <w:pPr>
        <w:tabs>
          <w:tab w:val="right" w:leader="dot" w:pos="9278"/>
        </w:tabs>
        <w:spacing w:line="285" w:lineRule="auto"/>
        <w:jc w:val="left"/>
        <w:rPr>
          <w:rFonts w:asciiTheme="minorHAnsi" w:eastAsiaTheme="minorHAnsi" w:hAnsiTheme="minorHAnsi"/>
          <w:sz w:val="28"/>
          <w:szCs w:val="28"/>
        </w:rPr>
      </w:pPr>
    </w:p>
    <w:p w14:paraId="1333F810" w14:textId="77777777" w:rsidR="00F10EC0" w:rsidRPr="008B33DC" w:rsidRDefault="00F10EC0" w:rsidP="00F10EC0">
      <w:pPr>
        <w:tabs>
          <w:tab w:val="right" w:leader="dot" w:pos="9278"/>
        </w:tabs>
        <w:spacing w:line="263" w:lineRule="auto"/>
        <w:jc w:val="left"/>
        <w:rPr>
          <w:rFonts w:asciiTheme="minorHAnsi" w:eastAsiaTheme="minorHAnsi" w:hAnsiTheme="minorHAnsi"/>
          <w:sz w:val="28"/>
        </w:rPr>
      </w:pPr>
    </w:p>
    <w:tbl>
      <w:tblPr>
        <w:tblW w:w="0" w:type="auto"/>
        <w:tblInd w:w="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"/>
        <w:gridCol w:w="7492"/>
        <w:gridCol w:w="990"/>
      </w:tblGrid>
      <w:tr w:rsidR="00F10EC0" w:rsidRPr="008B33DC" w14:paraId="212C02E1" w14:textId="77777777" w:rsidTr="00B05F5B">
        <w:trPr>
          <w:trHeight w:val="1167"/>
        </w:trPr>
        <w:tc>
          <w:tcPr>
            <w:tcW w:w="864" w:type="dxa"/>
            <w:tcMar>
              <w:left w:w="0" w:type="dxa"/>
              <w:right w:w="0" w:type="dxa"/>
            </w:tcMar>
            <w:vAlign w:val="center"/>
          </w:tcPr>
          <w:p w14:paraId="4BC03782" w14:textId="77777777" w:rsidR="00F10EC0" w:rsidRPr="008B33DC" w:rsidRDefault="00F10EC0" w:rsidP="000E2AC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7492" w:type="dxa"/>
            <w:tcMar>
              <w:left w:w="0" w:type="dxa"/>
              <w:right w:w="0" w:type="dxa"/>
            </w:tcMar>
            <w:vAlign w:val="center"/>
          </w:tcPr>
          <w:p w14:paraId="281E4AD3" w14:textId="77777777" w:rsidR="00F10EC0" w:rsidRPr="008B33DC" w:rsidRDefault="009547FE" w:rsidP="000E2ACD">
            <w:pPr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8B33DC">
              <w:rPr>
                <w:rFonts w:asciiTheme="minorHAnsi" w:eastAsiaTheme="minorHAnsi" w:hAnsiTheme="minorHAnsi" w:hint="eastAsia"/>
                <w:sz w:val="64"/>
              </w:rPr>
              <w:t xml:space="preserve">   </w:t>
            </w:r>
            <w:r w:rsidR="00F10EC0" w:rsidRPr="008B33DC">
              <w:rPr>
                <w:rFonts w:asciiTheme="minorHAnsi" w:eastAsiaTheme="minorHAnsi" w:hAnsiTheme="minorHAnsi" w:hint="eastAsia"/>
                <w:b/>
                <w:bCs/>
                <w:sz w:val="64"/>
              </w:rPr>
              <w:t>프로젝트 수행계획서</w:t>
            </w:r>
          </w:p>
        </w:tc>
        <w:tc>
          <w:tcPr>
            <w:tcW w:w="990" w:type="dxa"/>
            <w:tcMar>
              <w:left w:w="0" w:type="dxa"/>
              <w:right w:w="0" w:type="dxa"/>
            </w:tcMar>
            <w:vAlign w:val="center"/>
          </w:tcPr>
          <w:p w14:paraId="2D2936E7" w14:textId="77777777" w:rsidR="00F10EC0" w:rsidRPr="008B33DC" w:rsidRDefault="00F10EC0" w:rsidP="000E2ACD">
            <w:pPr>
              <w:rPr>
                <w:rFonts w:asciiTheme="minorHAnsi" w:eastAsiaTheme="minorHAnsi" w:hAnsiTheme="minorHAnsi"/>
              </w:rPr>
            </w:pPr>
          </w:p>
        </w:tc>
      </w:tr>
    </w:tbl>
    <w:p w14:paraId="307725BD" w14:textId="77777777" w:rsidR="00F10EC0" w:rsidRPr="008B33DC" w:rsidRDefault="00F10EC0" w:rsidP="00F10EC0">
      <w:pPr>
        <w:tabs>
          <w:tab w:val="right" w:leader="dot" w:pos="9278"/>
        </w:tabs>
        <w:spacing w:line="263" w:lineRule="auto"/>
        <w:jc w:val="center"/>
        <w:rPr>
          <w:rFonts w:asciiTheme="minorHAnsi" w:eastAsiaTheme="minorHAnsi" w:hAnsiTheme="minorHAnsi"/>
          <w:sz w:val="28"/>
        </w:rPr>
      </w:pPr>
    </w:p>
    <w:p w14:paraId="65EF9FBF" w14:textId="77777777" w:rsidR="00F10EC0" w:rsidRPr="008B33DC" w:rsidRDefault="00F10EC0" w:rsidP="00F10EC0">
      <w:pPr>
        <w:spacing w:line="285" w:lineRule="auto"/>
        <w:jc w:val="left"/>
        <w:rPr>
          <w:rFonts w:asciiTheme="minorHAnsi" w:eastAsiaTheme="minorHAnsi" w:hAnsiTheme="minorHAnsi"/>
        </w:rPr>
      </w:pPr>
    </w:p>
    <w:p w14:paraId="34D0454B" w14:textId="77777777" w:rsidR="00402C88" w:rsidRPr="008B33DC" w:rsidRDefault="00402C88" w:rsidP="00F10EC0">
      <w:pPr>
        <w:spacing w:line="285" w:lineRule="auto"/>
        <w:jc w:val="left"/>
        <w:rPr>
          <w:rFonts w:asciiTheme="minorHAnsi" w:eastAsiaTheme="minorHAnsi" w:hAnsiTheme="minorHAnsi"/>
        </w:rPr>
      </w:pPr>
    </w:p>
    <w:p w14:paraId="34FF1F18" w14:textId="77777777" w:rsidR="00F10EC0" w:rsidRPr="008B33DC" w:rsidRDefault="00F10EC0" w:rsidP="00F10EC0">
      <w:pPr>
        <w:tabs>
          <w:tab w:val="right" w:leader="dot" w:pos="9618"/>
        </w:tabs>
        <w:spacing w:line="285" w:lineRule="auto"/>
        <w:ind w:left="2"/>
        <w:jc w:val="center"/>
        <w:rPr>
          <w:rFonts w:asciiTheme="minorHAnsi" w:eastAsiaTheme="minorHAnsi" w:hAnsiTheme="minorHAnsi"/>
        </w:rPr>
      </w:pPr>
    </w:p>
    <w:tbl>
      <w:tblPr>
        <w:tblW w:w="0" w:type="auto"/>
        <w:tblInd w:w="202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4"/>
        <w:gridCol w:w="4584"/>
      </w:tblGrid>
      <w:tr w:rsidR="00F10EC0" w:rsidRPr="008B33DC" w14:paraId="3CD69BB3" w14:textId="77777777" w:rsidTr="00D032D8">
        <w:trPr>
          <w:trHeight w:val="479"/>
        </w:trPr>
        <w:tc>
          <w:tcPr>
            <w:tcW w:w="17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A58B52F" w14:textId="77777777" w:rsidR="00F10EC0" w:rsidRPr="008B33DC" w:rsidRDefault="00F10EC0" w:rsidP="000E2ACD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  <w:bookmarkStart w:id="0" w:name="_Hlk105500129"/>
            <w:r w:rsidRPr="008B33DC">
              <w:rPr>
                <w:rFonts w:asciiTheme="minorHAnsi" w:eastAsiaTheme="minorHAnsi" w:hAnsiTheme="minorHAnsi"/>
                <w:szCs w:val="18"/>
              </w:rPr>
              <w:t>프로젝트명</w:t>
            </w:r>
          </w:p>
        </w:tc>
        <w:tc>
          <w:tcPr>
            <w:tcW w:w="45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7378805" w14:textId="77777777" w:rsidR="00BF4DC1" w:rsidRDefault="00BF4DC1" w:rsidP="0002008F">
            <w:pPr>
              <w:ind w:leftChars="85" w:left="187" w:firstLine="2"/>
              <w:rPr>
                <w:rFonts w:asciiTheme="minorHAnsi" w:eastAsiaTheme="minorHAnsi" w:hAnsiTheme="minorHAnsi"/>
                <w:szCs w:val="18"/>
              </w:rPr>
            </w:pPr>
            <w:r w:rsidRPr="00BF4DC1">
              <w:rPr>
                <w:rFonts w:asciiTheme="minorHAnsi" w:eastAsiaTheme="minorHAnsi" w:hAnsiTheme="minorHAnsi" w:hint="eastAsia"/>
                <w:szCs w:val="18"/>
              </w:rPr>
              <w:t xml:space="preserve">㈜영진공사 </w:t>
            </w:r>
            <w:proofErr w:type="spellStart"/>
            <w:r w:rsidRPr="00BF4DC1">
              <w:rPr>
                <w:rFonts w:asciiTheme="minorHAnsi" w:eastAsiaTheme="minorHAnsi" w:hAnsiTheme="minorHAnsi" w:hint="eastAsia"/>
                <w:szCs w:val="18"/>
              </w:rPr>
              <w:t>아암</w:t>
            </w:r>
            <w:proofErr w:type="spellEnd"/>
            <w:r w:rsidRPr="00BF4DC1">
              <w:rPr>
                <w:rFonts w:asciiTheme="minorHAnsi" w:eastAsiaTheme="minorHAnsi" w:hAnsiTheme="minorHAnsi" w:hint="eastAsia"/>
                <w:szCs w:val="18"/>
              </w:rPr>
              <w:t xml:space="preserve"> 제2보세 ODCY</w:t>
            </w:r>
          </w:p>
          <w:p w14:paraId="782BA144" w14:textId="086A1CEF" w:rsidR="00F10EC0" w:rsidRPr="008B33DC" w:rsidRDefault="00BF4DC1" w:rsidP="0002008F">
            <w:pPr>
              <w:ind w:leftChars="85" w:left="187" w:firstLine="2"/>
              <w:rPr>
                <w:rFonts w:asciiTheme="minorHAnsi" w:eastAsiaTheme="minorHAnsi" w:hAnsiTheme="minorHAnsi"/>
                <w:szCs w:val="18"/>
              </w:rPr>
            </w:pPr>
            <w:r w:rsidRPr="00BF4DC1">
              <w:rPr>
                <w:rFonts w:asciiTheme="minorHAnsi" w:eastAsiaTheme="minorHAnsi" w:hAnsiTheme="minorHAnsi" w:hint="eastAsia"/>
                <w:szCs w:val="18"/>
              </w:rPr>
              <w:t>자동화 게이트 및 재고관리 시스템</w:t>
            </w:r>
          </w:p>
        </w:tc>
      </w:tr>
      <w:bookmarkEnd w:id="0"/>
      <w:tr w:rsidR="00F10EC0" w:rsidRPr="008B33DC" w14:paraId="5303BFDC" w14:textId="77777777" w:rsidTr="00D032D8">
        <w:trPr>
          <w:trHeight w:val="479"/>
        </w:trPr>
        <w:tc>
          <w:tcPr>
            <w:tcW w:w="17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01FEE62" w14:textId="77777777" w:rsidR="00F10EC0" w:rsidRPr="008B33DC" w:rsidRDefault="00F10EC0" w:rsidP="000E2ACD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8B33DC">
              <w:rPr>
                <w:rFonts w:asciiTheme="minorHAnsi" w:eastAsiaTheme="minorHAnsi" w:hAnsiTheme="minorHAnsi"/>
                <w:szCs w:val="18"/>
              </w:rPr>
              <w:t>문서코드</w:t>
            </w:r>
          </w:p>
        </w:tc>
        <w:tc>
          <w:tcPr>
            <w:tcW w:w="45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408DC9A" w14:textId="4072FEFB" w:rsidR="00F10EC0" w:rsidRPr="008B33DC" w:rsidRDefault="00BF4DC1" w:rsidP="0002008F">
            <w:pPr>
              <w:ind w:leftChars="85" w:left="187" w:firstLine="2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Y</w:t>
            </w:r>
            <w:r>
              <w:rPr>
                <w:rFonts w:asciiTheme="minorHAnsi" w:eastAsiaTheme="minorHAnsi" w:hAnsiTheme="minorHAnsi"/>
                <w:szCs w:val="18"/>
              </w:rPr>
              <w:t>JNET</w:t>
            </w:r>
            <w:r w:rsidR="00F10EC0" w:rsidRPr="008B33DC">
              <w:rPr>
                <w:rFonts w:asciiTheme="minorHAnsi" w:eastAsiaTheme="minorHAnsi" w:hAnsiTheme="minorHAnsi"/>
                <w:szCs w:val="18"/>
              </w:rPr>
              <w:t>-</w:t>
            </w:r>
            <w:r w:rsidR="00F10EC0" w:rsidRPr="008B33DC">
              <w:rPr>
                <w:rFonts w:asciiTheme="minorHAnsi" w:eastAsiaTheme="minorHAnsi" w:hAnsiTheme="minorHAnsi" w:hint="eastAsia"/>
                <w:szCs w:val="18"/>
              </w:rPr>
              <w:t>PP-</w:t>
            </w:r>
            <w:r w:rsidR="0002008F" w:rsidRPr="008B33DC">
              <w:rPr>
                <w:rFonts w:asciiTheme="minorHAnsi" w:eastAsiaTheme="minorHAnsi" w:hAnsiTheme="minorHAnsi" w:hint="eastAsia"/>
                <w:szCs w:val="18"/>
              </w:rPr>
              <w:t>0</w:t>
            </w:r>
            <w:r w:rsidR="00F10EC0" w:rsidRPr="008B33DC">
              <w:rPr>
                <w:rFonts w:asciiTheme="minorHAnsi" w:eastAsiaTheme="minorHAnsi" w:hAnsiTheme="minorHAnsi" w:hint="eastAsia"/>
                <w:szCs w:val="18"/>
              </w:rPr>
              <w:t>01</w:t>
            </w:r>
          </w:p>
        </w:tc>
      </w:tr>
      <w:tr w:rsidR="00F10EC0" w:rsidRPr="008B33DC" w14:paraId="6EEC1E5E" w14:textId="77777777" w:rsidTr="00D032D8">
        <w:trPr>
          <w:trHeight w:val="479"/>
        </w:trPr>
        <w:tc>
          <w:tcPr>
            <w:tcW w:w="17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1E43270" w14:textId="77777777" w:rsidR="00F10EC0" w:rsidRPr="008B33DC" w:rsidRDefault="00F10EC0" w:rsidP="000E2ACD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8B33DC">
              <w:rPr>
                <w:rFonts w:asciiTheme="minorHAnsi" w:eastAsiaTheme="minorHAnsi" w:hAnsiTheme="minorHAnsi"/>
                <w:szCs w:val="18"/>
              </w:rPr>
              <w:t>버전</w:t>
            </w:r>
          </w:p>
        </w:tc>
        <w:tc>
          <w:tcPr>
            <w:tcW w:w="45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A6FD285" w14:textId="77777777" w:rsidR="00F10EC0" w:rsidRPr="008B33DC" w:rsidRDefault="00F10EC0" w:rsidP="00D032D8">
            <w:pPr>
              <w:ind w:leftChars="85" w:left="187" w:firstLine="2"/>
              <w:rPr>
                <w:rFonts w:asciiTheme="minorHAnsi" w:eastAsiaTheme="minorHAnsi" w:hAnsiTheme="minorHAnsi"/>
                <w:szCs w:val="18"/>
              </w:rPr>
            </w:pPr>
            <w:r w:rsidRPr="008B33DC">
              <w:rPr>
                <w:rFonts w:asciiTheme="minorHAnsi" w:eastAsiaTheme="minorHAnsi" w:hAnsiTheme="minorHAnsi"/>
                <w:szCs w:val="18"/>
              </w:rPr>
              <w:t>1.0</w:t>
            </w:r>
          </w:p>
        </w:tc>
      </w:tr>
      <w:tr w:rsidR="00F10EC0" w:rsidRPr="008B33DC" w14:paraId="5F8AC760" w14:textId="77777777" w:rsidTr="00D032D8">
        <w:trPr>
          <w:trHeight w:val="479"/>
        </w:trPr>
        <w:tc>
          <w:tcPr>
            <w:tcW w:w="17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355E51F" w14:textId="77777777" w:rsidR="00F10EC0" w:rsidRPr="008B33DC" w:rsidRDefault="00F10EC0" w:rsidP="000E2ACD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8B33DC">
              <w:rPr>
                <w:rFonts w:asciiTheme="minorHAnsi" w:eastAsiaTheme="minorHAnsi" w:hAnsiTheme="minorHAnsi"/>
                <w:szCs w:val="18"/>
              </w:rPr>
              <w:t>작성일</w:t>
            </w:r>
          </w:p>
        </w:tc>
        <w:tc>
          <w:tcPr>
            <w:tcW w:w="45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143C289" w14:textId="05651D77" w:rsidR="00F10EC0" w:rsidRPr="008B33DC" w:rsidRDefault="00F10EC0" w:rsidP="0002008F">
            <w:pPr>
              <w:ind w:leftChars="85" w:left="187" w:firstLine="2"/>
              <w:rPr>
                <w:rFonts w:asciiTheme="minorHAnsi" w:eastAsiaTheme="minorHAnsi" w:hAnsiTheme="minorHAnsi"/>
                <w:szCs w:val="18"/>
              </w:rPr>
            </w:pPr>
            <w:r w:rsidRPr="008B33DC">
              <w:rPr>
                <w:rFonts w:asciiTheme="minorHAnsi" w:eastAsiaTheme="minorHAnsi" w:hAnsiTheme="minorHAnsi"/>
                <w:szCs w:val="18"/>
              </w:rPr>
              <w:t>20</w:t>
            </w:r>
            <w:r w:rsidR="0002008F" w:rsidRPr="008B33DC">
              <w:rPr>
                <w:rFonts w:asciiTheme="minorHAnsi" w:eastAsiaTheme="minorHAnsi" w:hAnsiTheme="minorHAnsi" w:hint="eastAsia"/>
                <w:szCs w:val="18"/>
              </w:rPr>
              <w:t>2</w:t>
            </w:r>
            <w:r w:rsidR="00BF4DC1">
              <w:rPr>
                <w:rFonts w:asciiTheme="minorHAnsi" w:eastAsiaTheme="minorHAnsi" w:hAnsiTheme="minorHAnsi"/>
                <w:szCs w:val="18"/>
              </w:rPr>
              <w:t>2</w:t>
            </w:r>
            <w:r w:rsidRPr="008B33DC">
              <w:rPr>
                <w:rFonts w:asciiTheme="minorHAnsi" w:eastAsiaTheme="minorHAnsi" w:hAnsiTheme="minorHAnsi"/>
                <w:szCs w:val="18"/>
              </w:rPr>
              <w:t>.</w:t>
            </w:r>
            <w:r w:rsidR="0002008F" w:rsidRPr="008B33DC">
              <w:rPr>
                <w:rFonts w:asciiTheme="minorHAnsi" w:eastAsiaTheme="minorHAnsi" w:hAnsiTheme="minorHAnsi" w:hint="eastAsia"/>
                <w:szCs w:val="18"/>
              </w:rPr>
              <w:t xml:space="preserve"> 0</w:t>
            </w:r>
            <w:r w:rsidR="00BF4DC1">
              <w:rPr>
                <w:rFonts w:asciiTheme="minorHAnsi" w:eastAsiaTheme="minorHAnsi" w:hAnsiTheme="minorHAnsi"/>
                <w:szCs w:val="18"/>
              </w:rPr>
              <w:t>5</w:t>
            </w:r>
            <w:r w:rsidRPr="008B33DC">
              <w:rPr>
                <w:rFonts w:asciiTheme="minorHAnsi" w:eastAsiaTheme="minorHAnsi" w:hAnsiTheme="minorHAnsi"/>
                <w:szCs w:val="18"/>
              </w:rPr>
              <w:t>.</w:t>
            </w:r>
            <w:r w:rsidR="00402C88" w:rsidRPr="008B33DC">
              <w:rPr>
                <w:rFonts w:asciiTheme="minorHAnsi" w:eastAsiaTheme="minorHAnsi" w:hAnsiTheme="minorHAnsi" w:hint="eastAsia"/>
                <w:szCs w:val="18"/>
              </w:rPr>
              <w:t xml:space="preserve"> </w:t>
            </w:r>
          </w:p>
        </w:tc>
      </w:tr>
      <w:tr w:rsidR="00F10EC0" w:rsidRPr="008B33DC" w14:paraId="068CCEE7" w14:textId="77777777" w:rsidTr="00D032D8">
        <w:trPr>
          <w:trHeight w:val="479"/>
        </w:trPr>
        <w:tc>
          <w:tcPr>
            <w:tcW w:w="17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A0FA442" w14:textId="77777777" w:rsidR="00F10EC0" w:rsidRPr="008B33DC" w:rsidRDefault="00F10EC0" w:rsidP="000E2ACD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8B33DC">
              <w:rPr>
                <w:rFonts w:asciiTheme="minorHAnsi" w:eastAsiaTheme="minorHAnsi" w:hAnsiTheme="minorHAnsi"/>
                <w:szCs w:val="18"/>
              </w:rPr>
              <w:t>작성자</w:t>
            </w:r>
          </w:p>
        </w:tc>
        <w:tc>
          <w:tcPr>
            <w:tcW w:w="45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51D77E0" w14:textId="3B579BC6" w:rsidR="00F10EC0" w:rsidRPr="008B33DC" w:rsidRDefault="00BF4DC1" w:rsidP="0002008F">
            <w:pPr>
              <w:ind w:leftChars="85" w:left="187" w:firstLine="2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박</w:t>
            </w:r>
            <w:r w:rsidR="0002008F" w:rsidRPr="008B33DC">
              <w:rPr>
                <w:rFonts w:asciiTheme="minorHAnsi" w:eastAsiaTheme="minorHAnsi" w:hAnsiTheme="minorHAnsi" w:hint="eastAsia"/>
                <w:szCs w:val="18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Cs w:val="18"/>
              </w:rPr>
              <w:t>철</w:t>
            </w:r>
            <w:r w:rsidR="0002008F" w:rsidRPr="008B33DC">
              <w:rPr>
                <w:rFonts w:asciiTheme="minorHAnsi" w:eastAsiaTheme="minorHAnsi" w:hAnsiTheme="minorHAnsi" w:hint="eastAsia"/>
                <w:szCs w:val="18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Cs w:val="18"/>
              </w:rPr>
              <w:t>규</w:t>
            </w:r>
          </w:p>
        </w:tc>
      </w:tr>
    </w:tbl>
    <w:p w14:paraId="62EA3794" w14:textId="77777777" w:rsidR="00F10EC0" w:rsidRPr="008B33DC" w:rsidRDefault="00F10EC0" w:rsidP="00F10EC0">
      <w:pPr>
        <w:tabs>
          <w:tab w:val="right" w:leader="dot" w:pos="9618"/>
        </w:tabs>
        <w:spacing w:line="285" w:lineRule="auto"/>
        <w:ind w:left="2"/>
        <w:jc w:val="center"/>
        <w:rPr>
          <w:rFonts w:asciiTheme="minorHAnsi" w:eastAsiaTheme="minorHAnsi" w:hAnsiTheme="minorHAnsi"/>
        </w:rPr>
      </w:pPr>
    </w:p>
    <w:p w14:paraId="4E63036E" w14:textId="77777777" w:rsidR="00F10EC0" w:rsidRPr="008B33DC" w:rsidRDefault="00F10EC0" w:rsidP="00F10EC0">
      <w:pPr>
        <w:tabs>
          <w:tab w:val="right" w:leader="dot" w:pos="9618"/>
        </w:tabs>
        <w:spacing w:line="285" w:lineRule="auto"/>
        <w:ind w:left="2"/>
        <w:jc w:val="center"/>
        <w:rPr>
          <w:rFonts w:asciiTheme="minorHAnsi" w:eastAsiaTheme="minorHAnsi" w:hAnsiTheme="minorHAnsi"/>
        </w:rPr>
      </w:pPr>
    </w:p>
    <w:p w14:paraId="4787648F" w14:textId="77777777" w:rsidR="00F10EC0" w:rsidRPr="008B33DC" w:rsidRDefault="00F10EC0" w:rsidP="00F10EC0">
      <w:pPr>
        <w:tabs>
          <w:tab w:val="right" w:leader="dot" w:pos="9618"/>
        </w:tabs>
        <w:spacing w:line="285" w:lineRule="auto"/>
        <w:ind w:left="2"/>
        <w:jc w:val="center"/>
        <w:rPr>
          <w:rFonts w:asciiTheme="minorHAnsi" w:eastAsiaTheme="minorHAnsi" w:hAnsiTheme="minorHAnsi"/>
        </w:rPr>
      </w:pPr>
    </w:p>
    <w:p w14:paraId="3029945F" w14:textId="77777777" w:rsidR="00D032D8" w:rsidRPr="008B33DC" w:rsidRDefault="00317413" w:rsidP="00D032D8">
      <w:pPr>
        <w:spacing w:line="295" w:lineRule="auto"/>
        <w:jc w:val="center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  <w:b/>
          <w:noProof/>
          <w:sz w:val="28"/>
        </w:rPr>
        <w:drawing>
          <wp:anchor distT="0" distB="0" distL="114300" distR="114300" simplePos="0" relativeHeight="251701760" behindDoc="1" locked="0" layoutInCell="1" allowOverlap="1" wp14:anchorId="58DA4FBF" wp14:editId="4A323D02">
            <wp:simplePos x="0" y="0"/>
            <wp:positionH relativeFrom="column">
              <wp:posOffset>2202815</wp:posOffset>
            </wp:positionH>
            <wp:positionV relativeFrom="paragraph">
              <wp:posOffset>1438275</wp:posOffset>
            </wp:positionV>
            <wp:extent cx="2562225" cy="198755"/>
            <wp:effectExtent l="0" t="0" r="9525" b="0"/>
            <wp:wrapThrough wrapText="bothSides">
              <wp:wrapPolygon edited="0">
                <wp:start x="482" y="0"/>
                <wp:lineTo x="0" y="14492"/>
                <wp:lineTo x="0" y="18633"/>
                <wp:lineTo x="21520" y="18633"/>
                <wp:lineTo x="21520" y="0"/>
                <wp:lineTo x="1445" y="0"/>
                <wp:lineTo x="482" y="0"/>
              </wp:wrapPolygon>
            </wp:wrapThrough>
            <wp:docPr id="293002" name="그림 293002" descr="C:\Users\KJW\AppData\Local\Microsoft\Windows\INetCache\Content.Word\hmx_CI_eng_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JW\AppData\Local\Microsoft\Windows\INetCache\Content.Word\hmx_CI_eng_Colo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0EC0" w:rsidRPr="008B33DC">
        <w:rPr>
          <w:rFonts w:asciiTheme="minorHAnsi" w:eastAsiaTheme="minorHAnsi" w:hAnsiTheme="minorHAnsi"/>
        </w:rPr>
        <w:br w:type="page"/>
      </w:r>
    </w:p>
    <w:p w14:paraId="462DD2DC" w14:textId="77777777" w:rsidR="00D032D8" w:rsidRPr="008B33DC" w:rsidRDefault="00D032D8" w:rsidP="00D032D8">
      <w:pPr>
        <w:spacing w:line="295" w:lineRule="auto"/>
        <w:jc w:val="center"/>
        <w:rPr>
          <w:rFonts w:asciiTheme="minorHAnsi" w:eastAsiaTheme="minorHAnsi" w:hAnsiTheme="minorHAnsi"/>
          <w:b/>
          <w:sz w:val="32"/>
          <w:szCs w:val="32"/>
        </w:rPr>
      </w:pPr>
    </w:p>
    <w:p w14:paraId="66FF0D4C" w14:textId="77777777" w:rsidR="00F10EC0" w:rsidRPr="008B33DC" w:rsidRDefault="006645EC" w:rsidP="00D032D8">
      <w:pPr>
        <w:spacing w:line="295" w:lineRule="auto"/>
        <w:jc w:val="center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 w:hint="eastAsia"/>
          <w:b/>
          <w:sz w:val="32"/>
          <w:szCs w:val="32"/>
        </w:rPr>
        <w:t>AUTHORIZATION</w:t>
      </w:r>
    </w:p>
    <w:p w14:paraId="61AE1278" w14:textId="77777777" w:rsidR="006645EC" w:rsidRPr="008B33DC" w:rsidRDefault="006645EC" w:rsidP="006645EC">
      <w:pPr>
        <w:rPr>
          <w:rFonts w:asciiTheme="minorHAnsi" w:eastAsiaTheme="minorHAnsi" w:hAnsiTheme="minorHAnsi"/>
        </w:rPr>
      </w:pPr>
    </w:p>
    <w:p w14:paraId="6E077B14" w14:textId="77777777" w:rsidR="006645EC" w:rsidRPr="008B33DC" w:rsidRDefault="006645EC" w:rsidP="006645EC">
      <w:pPr>
        <w:rPr>
          <w:rFonts w:asciiTheme="minorHAnsi" w:eastAsiaTheme="minorHAnsi" w:hAnsiTheme="minorHAnsi"/>
        </w:rPr>
      </w:pPr>
    </w:p>
    <w:p w14:paraId="3009A747" w14:textId="77777777" w:rsidR="00155AEE" w:rsidRPr="008B33DC" w:rsidRDefault="00155AEE" w:rsidP="006645EC">
      <w:pPr>
        <w:rPr>
          <w:rFonts w:asciiTheme="minorHAnsi" w:eastAsiaTheme="minorHAnsi" w:hAnsiTheme="minorHAnsi"/>
        </w:rPr>
      </w:pPr>
    </w:p>
    <w:p w14:paraId="7D630FC1" w14:textId="30678553" w:rsidR="006645EC" w:rsidRPr="008B33DC" w:rsidRDefault="006645EC" w:rsidP="006645EC">
      <w:pPr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 w:hint="eastAsia"/>
        </w:rPr>
        <w:t>본</w:t>
      </w:r>
      <w:r w:rsidRPr="008B33DC">
        <w:rPr>
          <w:rFonts w:asciiTheme="minorHAnsi" w:eastAsiaTheme="minorHAnsi" w:hAnsiTheme="minorHAnsi"/>
        </w:rPr>
        <w:t xml:space="preserve"> </w:t>
      </w:r>
      <w:r w:rsidRPr="008B33DC">
        <w:rPr>
          <w:rFonts w:asciiTheme="minorHAnsi" w:eastAsiaTheme="minorHAnsi" w:hAnsiTheme="minorHAnsi" w:hint="eastAsia"/>
        </w:rPr>
        <w:t xml:space="preserve">문서는 </w:t>
      </w:r>
      <w:r w:rsidR="0002008F" w:rsidRPr="008B33DC">
        <w:rPr>
          <w:rFonts w:asciiTheme="minorHAnsi" w:eastAsiaTheme="minorHAnsi" w:hAnsiTheme="minorHAnsi"/>
        </w:rPr>
        <w:t>㈜</w:t>
      </w:r>
      <w:r w:rsidR="00E8685B">
        <w:rPr>
          <w:rFonts w:asciiTheme="minorHAnsi" w:eastAsiaTheme="minorHAnsi" w:hAnsiTheme="minorHAnsi" w:hint="eastAsia"/>
        </w:rPr>
        <w:t>영진공사</w:t>
      </w:r>
      <w:r w:rsidR="0002008F" w:rsidRPr="008B33DC">
        <w:rPr>
          <w:rFonts w:asciiTheme="minorHAnsi" w:eastAsiaTheme="minorHAnsi" w:hAnsiTheme="minorHAnsi" w:hint="eastAsia"/>
        </w:rPr>
        <w:t>과</w:t>
      </w:r>
      <w:r w:rsidRPr="008B33DC">
        <w:rPr>
          <w:rFonts w:asciiTheme="minorHAnsi" w:eastAsiaTheme="minorHAnsi" w:hAnsiTheme="minorHAnsi" w:hint="eastAsia"/>
        </w:rPr>
        <w:t xml:space="preserve"> </w:t>
      </w:r>
      <w:proofErr w:type="spellStart"/>
      <w:r w:rsidR="00126F2D" w:rsidRPr="008B33DC">
        <w:rPr>
          <w:rFonts w:asciiTheme="minorHAnsi" w:eastAsiaTheme="minorHAnsi" w:hAnsiTheme="minorHAnsi" w:hint="eastAsia"/>
        </w:rPr>
        <w:t>현대</w:t>
      </w:r>
      <w:r w:rsidR="0002008F" w:rsidRPr="008B33DC">
        <w:rPr>
          <w:rFonts w:asciiTheme="minorHAnsi" w:eastAsiaTheme="minorHAnsi" w:hAnsiTheme="minorHAnsi" w:hint="eastAsia"/>
        </w:rPr>
        <w:t>무벡스</w:t>
      </w:r>
      <w:r w:rsidR="00A0290A" w:rsidRPr="008B33DC">
        <w:rPr>
          <w:rFonts w:asciiTheme="minorHAnsi" w:eastAsiaTheme="minorHAnsi" w:hAnsiTheme="minorHAnsi"/>
        </w:rPr>
        <w:t>㈜</w:t>
      </w:r>
      <w:r w:rsidRPr="008B33DC">
        <w:rPr>
          <w:rFonts w:asciiTheme="minorHAnsi" w:eastAsiaTheme="minorHAnsi" w:hAnsiTheme="minorHAnsi"/>
        </w:rPr>
        <w:t>의</w:t>
      </w:r>
      <w:proofErr w:type="spellEnd"/>
      <w:r w:rsidRPr="008B33DC">
        <w:rPr>
          <w:rFonts w:asciiTheme="minorHAnsi" w:eastAsiaTheme="minorHAnsi" w:hAnsiTheme="minorHAnsi"/>
        </w:rPr>
        <w:t xml:space="preserve"> </w:t>
      </w:r>
      <w:r w:rsidRPr="008B33DC">
        <w:rPr>
          <w:rFonts w:asciiTheme="minorHAnsi" w:eastAsiaTheme="minorHAnsi" w:hAnsiTheme="minorHAnsi" w:hint="eastAsia"/>
        </w:rPr>
        <w:t>승인자</w:t>
      </w:r>
      <w:r w:rsidRPr="008B33DC">
        <w:rPr>
          <w:rFonts w:asciiTheme="minorHAnsi" w:eastAsiaTheme="minorHAnsi" w:hAnsiTheme="minorHAnsi"/>
        </w:rPr>
        <w:t xml:space="preserve">가 아래 </w:t>
      </w:r>
      <w:r w:rsidRPr="008B33DC">
        <w:rPr>
          <w:rFonts w:asciiTheme="minorHAnsi" w:eastAsiaTheme="minorHAnsi" w:hAnsiTheme="minorHAnsi" w:hint="eastAsia"/>
        </w:rPr>
        <w:t>서명함으로써</w:t>
      </w:r>
      <w:r w:rsidRPr="008B33DC">
        <w:rPr>
          <w:rFonts w:asciiTheme="minorHAnsi" w:eastAsiaTheme="minorHAnsi" w:hAnsiTheme="minorHAnsi"/>
        </w:rPr>
        <w:t xml:space="preserve"> 효력을 발생하며,</w:t>
      </w:r>
      <w:r w:rsidRPr="008B33DC">
        <w:rPr>
          <w:rFonts w:asciiTheme="minorHAnsi" w:eastAsiaTheme="minorHAnsi" w:hAnsiTheme="minorHAnsi" w:hint="eastAsia"/>
        </w:rPr>
        <w:t xml:space="preserve"> 승인된 것으로 인정합니다.</w:t>
      </w:r>
    </w:p>
    <w:p w14:paraId="5C604B75" w14:textId="77777777" w:rsidR="006645EC" w:rsidRPr="008B33DC" w:rsidRDefault="006645EC" w:rsidP="006645EC">
      <w:pPr>
        <w:rPr>
          <w:rFonts w:asciiTheme="minorHAnsi" w:eastAsiaTheme="minorHAnsi" w:hAnsiTheme="minorHAnsi"/>
        </w:rPr>
      </w:pPr>
    </w:p>
    <w:p w14:paraId="753BBA84" w14:textId="77777777" w:rsidR="009547FE" w:rsidRPr="008B33DC" w:rsidRDefault="009547FE" w:rsidP="006645EC">
      <w:pPr>
        <w:rPr>
          <w:rFonts w:asciiTheme="minorHAnsi" w:eastAsiaTheme="minorHAnsi" w:hAnsiTheme="minorHAnsi"/>
        </w:rPr>
      </w:pPr>
    </w:p>
    <w:p w14:paraId="0F6F5331" w14:textId="77777777" w:rsidR="00155AEE" w:rsidRPr="008B33DC" w:rsidRDefault="00155AEE" w:rsidP="006645EC">
      <w:pPr>
        <w:rPr>
          <w:rFonts w:asciiTheme="minorHAnsi" w:eastAsiaTheme="minorHAnsi" w:hAnsiTheme="minorHAnsi"/>
        </w:rPr>
      </w:pPr>
    </w:p>
    <w:p w14:paraId="3CD72E61" w14:textId="77777777" w:rsidR="00155AEE" w:rsidRPr="008B33DC" w:rsidRDefault="00155AEE" w:rsidP="006645EC">
      <w:pPr>
        <w:rPr>
          <w:rFonts w:asciiTheme="minorHAnsi" w:eastAsiaTheme="minorHAnsi" w:hAnsiTheme="minorHAnsi"/>
        </w:rPr>
      </w:pPr>
    </w:p>
    <w:p w14:paraId="7A94EF4D" w14:textId="77777777" w:rsidR="006645EC" w:rsidRPr="008B33DC" w:rsidRDefault="006645EC" w:rsidP="006645EC">
      <w:pPr>
        <w:rPr>
          <w:rFonts w:asciiTheme="minorHAnsi" w:eastAsiaTheme="minorHAnsi" w:hAnsiTheme="minorHAnsi"/>
        </w:rPr>
      </w:pPr>
    </w:p>
    <w:tbl>
      <w:tblPr>
        <w:tblW w:w="0" w:type="auto"/>
        <w:jc w:val="center"/>
        <w:tblLook w:val="00A0" w:firstRow="1" w:lastRow="0" w:firstColumn="1" w:lastColumn="0" w:noHBand="0" w:noVBand="0"/>
      </w:tblPr>
      <w:tblGrid>
        <w:gridCol w:w="4225"/>
        <w:gridCol w:w="720"/>
        <w:gridCol w:w="3899"/>
      </w:tblGrid>
      <w:tr w:rsidR="006645EC" w:rsidRPr="008B33DC" w14:paraId="285C9926" w14:textId="77777777" w:rsidTr="009547FE">
        <w:trPr>
          <w:trHeight w:val="527"/>
          <w:jc w:val="center"/>
        </w:trPr>
        <w:tc>
          <w:tcPr>
            <w:tcW w:w="4225" w:type="dxa"/>
            <w:vAlign w:val="center"/>
          </w:tcPr>
          <w:p w14:paraId="3EAD6472" w14:textId="425CBA4B" w:rsidR="006645EC" w:rsidRPr="008B33DC" w:rsidRDefault="00155AEE" w:rsidP="0002008F">
            <w:pPr>
              <w:jc w:val="center"/>
              <w:rPr>
                <w:rFonts w:asciiTheme="minorHAnsi" w:eastAsiaTheme="minorHAnsi" w:hAnsiTheme="minorHAnsi"/>
                <w:b/>
                <w:sz w:val="28"/>
                <w:szCs w:val="28"/>
              </w:rPr>
            </w:pPr>
            <w:r w:rsidRPr="008B33DC">
              <w:rPr>
                <w:rFonts w:asciiTheme="minorHAnsi" w:eastAsiaTheme="minorHAnsi" w:hAnsiTheme="minorHAnsi"/>
                <w:b/>
                <w:sz w:val="28"/>
                <w:szCs w:val="28"/>
              </w:rPr>
              <w:t>㈜</w:t>
            </w:r>
            <w:r w:rsidR="00E8685B">
              <w:rPr>
                <w:rFonts w:asciiTheme="minorHAnsi" w:eastAsiaTheme="minorHAnsi" w:hAnsiTheme="minorHAnsi" w:hint="eastAsia"/>
                <w:b/>
                <w:sz w:val="28"/>
                <w:szCs w:val="28"/>
              </w:rPr>
              <w:t>영진공사</w:t>
            </w:r>
          </w:p>
        </w:tc>
        <w:tc>
          <w:tcPr>
            <w:tcW w:w="720" w:type="dxa"/>
            <w:vAlign w:val="center"/>
          </w:tcPr>
          <w:p w14:paraId="1CF32C7A" w14:textId="77777777" w:rsidR="006645EC" w:rsidRPr="008B33DC" w:rsidRDefault="006645EC" w:rsidP="006645EC">
            <w:pPr>
              <w:jc w:val="center"/>
              <w:rPr>
                <w:rFonts w:asciiTheme="minorHAnsi" w:eastAsiaTheme="minorHAnsi" w:hAnsiTheme="minorHAnsi"/>
                <w:b/>
                <w:sz w:val="28"/>
                <w:szCs w:val="28"/>
              </w:rPr>
            </w:pPr>
          </w:p>
        </w:tc>
        <w:tc>
          <w:tcPr>
            <w:tcW w:w="3899" w:type="dxa"/>
            <w:vAlign w:val="center"/>
          </w:tcPr>
          <w:p w14:paraId="37FE0D9A" w14:textId="77777777" w:rsidR="006645EC" w:rsidRPr="008B33DC" w:rsidRDefault="00126F2D" w:rsidP="00716176">
            <w:pPr>
              <w:jc w:val="center"/>
              <w:rPr>
                <w:rFonts w:asciiTheme="minorHAnsi" w:eastAsiaTheme="minorHAnsi" w:hAnsiTheme="minorHAnsi"/>
                <w:b/>
                <w:sz w:val="28"/>
                <w:szCs w:val="28"/>
              </w:rPr>
            </w:pPr>
            <w:proofErr w:type="spellStart"/>
            <w:r w:rsidRPr="008B33DC">
              <w:rPr>
                <w:rFonts w:asciiTheme="minorHAnsi" w:eastAsiaTheme="minorHAnsi" w:hAnsiTheme="minorHAnsi" w:hint="eastAsia"/>
                <w:b/>
                <w:sz w:val="28"/>
                <w:szCs w:val="28"/>
              </w:rPr>
              <w:t>현대</w:t>
            </w:r>
            <w:r w:rsidR="0002008F" w:rsidRPr="008B33DC">
              <w:rPr>
                <w:rFonts w:asciiTheme="minorHAnsi" w:eastAsiaTheme="minorHAnsi" w:hAnsiTheme="minorHAnsi" w:hint="eastAsia"/>
                <w:b/>
                <w:sz w:val="28"/>
                <w:szCs w:val="28"/>
              </w:rPr>
              <w:t>무벡스</w:t>
            </w:r>
            <w:proofErr w:type="spellEnd"/>
            <w:r w:rsidR="006645EC" w:rsidRPr="008B33DC">
              <w:rPr>
                <w:rFonts w:asciiTheme="minorHAnsi" w:eastAsiaTheme="minorHAnsi" w:hAnsiTheme="minorHAnsi"/>
                <w:b/>
                <w:sz w:val="28"/>
                <w:szCs w:val="28"/>
              </w:rPr>
              <w:t>㈜</w:t>
            </w:r>
          </w:p>
        </w:tc>
      </w:tr>
      <w:tr w:rsidR="006645EC" w:rsidRPr="008B33DC" w14:paraId="649D9D96" w14:textId="77777777" w:rsidTr="009547FE">
        <w:trPr>
          <w:trHeight w:val="80"/>
          <w:jc w:val="center"/>
        </w:trPr>
        <w:tc>
          <w:tcPr>
            <w:tcW w:w="8844" w:type="dxa"/>
            <w:gridSpan w:val="3"/>
            <w:shd w:val="clear" w:color="auto" w:fill="E6E6E6"/>
            <w:vAlign w:val="bottom"/>
          </w:tcPr>
          <w:p w14:paraId="036C163C" w14:textId="77777777" w:rsidR="006645EC" w:rsidRPr="008B33DC" w:rsidRDefault="006645EC" w:rsidP="006645EC">
            <w:pPr>
              <w:rPr>
                <w:rFonts w:asciiTheme="minorHAnsi" w:eastAsiaTheme="minorHAnsi" w:hAnsiTheme="minorHAnsi"/>
                <w:b/>
                <w:sz w:val="28"/>
                <w:szCs w:val="28"/>
              </w:rPr>
            </w:pPr>
            <w:r w:rsidRPr="008B33DC">
              <w:rPr>
                <w:rFonts w:asciiTheme="minorHAnsi" w:eastAsiaTheme="minorHAnsi" w:hAnsiTheme="minorHAnsi" w:hint="eastAsia"/>
                <w:b/>
                <w:sz w:val="28"/>
                <w:szCs w:val="28"/>
              </w:rPr>
              <w:t>승인자</w:t>
            </w:r>
          </w:p>
        </w:tc>
      </w:tr>
      <w:tr w:rsidR="006645EC" w:rsidRPr="008B33DC" w14:paraId="360F05C4" w14:textId="77777777" w:rsidTr="009547FE">
        <w:trPr>
          <w:trHeight w:val="527"/>
          <w:jc w:val="center"/>
        </w:trPr>
        <w:tc>
          <w:tcPr>
            <w:tcW w:w="4225" w:type="dxa"/>
            <w:tcBorders>
              <w:bottom w:val="single" w:sz="4" w:space="0" w:color="auto"/>
            </w:tcBorders>
            <w:vAlign w:val="bottom"/>
          </w:tcPr>
          <w:p w14:paraId="0DB380A0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이름: </w:t>
            </w:r>
          </w:p>
        </w:tc>
        <w:tc>
          <w:tcPr>
            <w:tcW w:w="720" w:type="dxa"/>
            <w:vAlign w:val="bottom"/>
          </w:tcPr>
          <w:p w14:paraId="3A5A3AA4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899" w:type="dxa"/>
            <w:tcBorders>
              <w:bottom w:val="single" w:sz="4" w:space="0" w:color="auto"/>
            </w:tcBorders>
            <w:vAlign w:val="bottom"/>
          </w:tcPr>
          <w:p w14:paraId="3288681E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이름: </w:t>
            </w:r>
          </w:p>
        </w:tc>
      </w:tr>
      <w:tr w:rsidR="006645EC" w:rsidRPr="008B33DC" w14:paraId="34CE171B" w14:textId="77777777" w:rsidTr="009547FE">
        <w:trPr>
          <w:trHeight w:val="539"/>
          <w:jc w:val="center"/>
        </w:trPr>
        <w:tc>
          <w:tcPr>
            <w:tcW w:w="422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95CF2E3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직책: </w:t>
            </w:r>
          </w:p>
        </w:tc>
        <w:tc>
          <w:tcPr>
            <w:tcW w:w="720" w:type="dxa"/>
            <w:vAlign w:val="bottom"/>
          </w:tcPr>
          <w:p w14:paraId="7DDEE1A0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89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A82BE5E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직책: </w:t>
            </w:r>
          </w:p>
        </w:tc>
      </w:tr>
      <w:tr w:rsidR="006645EC" w:rsidRPr="008B33DC" w14:paraId="0246C659" w14:textId="77777777" w:rsidTr="009547FE">
        <w:trPr>
          <w:trHeight w:val="519"/>
          <w:jc w:val="center"/>
        </w:trPr>
        <w:tc>
          <w:tcPr>
            <w:tcW w:w="422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159436B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서명: </w:t>
            </w:r>
          </w:p>
        </w:tc>
        <w:tc>
          <w:tcPr>
            <w:tcW w:w="720" w:type="dxa"/>
            <w:vAlign w:val="bottom"/>
          </w:tcPr>
          <w:p w14:paraId="387C4D31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89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3AA2B2B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서명: </w:t>
            </w:r>
          </w:p>
        </w:tc>
      </w:tr>
      <w:tr w:rsidR="006645EC" w:rsidRPr="008B33DC" w14:paraId="26EC2B7A" w14:textId="77777777" w:rsidTr="009547FE">
        <w:trPr>
          <w:trHeight w:val="541"/>
          <w:jc w:val="center"/>
        </w:trPr>
        <w:tc>
          <w:tcPr>
            <w:tcW w:w="422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03400DF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날짜: </w:t>
            </w:r>
          </w:p>
        </w:tc>
        <w:tc>
          <w:tcPr>
            <w:tcW w:w="720" w:type="dxa"/>
            <w:vAlign w:val="bottom"/>
          </w:tcPr>
          <w:p w14:paraId="1612623A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89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A4F152C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날짜: </w:t>
            </w:r>
          </w:p>
        </w:tc>
      </w:tr>
    </w:tbl>
    <w:p w14:paraId="4D4CAFC7" w14:textId="77777777" w:rsidR="006645EC" w:rsidRPr="008B33DC" w:rsidRDefault="006645EC" w:rsidP="006645EC">
      <w:pPr>
        <w:rPr>
          <w:rFonts w:asciiTheme="minorHAnsi" w:eastAsiaTheme="minorHAnsi" w:hAnsiTheme="minorHAnsi"/>
        </w:rPr>
      </w:pPr>
    </w:p>
    <w:p w14:paraId="12003193" w14:textId="35F4128C" w:rsidR="006645EC" w:rsidRDefault="006645EC" w:rsidP="006645EC">
      <w:pPr>
        <w:rPr>
          <w:rFonts w:asciiTheme="minorHAnsi" w:eastAsiaTheme="minorHAnsi" w:hAnsiTheme="minorHAnsi"/>
          <w:b/>
        </w:rPr>
      </w:pPr>
    </w:p>
    <w:tbl>
      <w:tblPr>
        <w:tblW w:w="0" w:type="auto"/>
        <w:jc w:val="center"/>
        <w:tblLook w:val="00A0" w:firstRow="1" w:lastRow="0" w:firstColumn="1" w:lastColumn="0" w:noHBand="0" w:noVBand="0"/>
      </w:tblPr>
      <w:tblGrid>
        <w:gridCol w:w="8844"/>
      </w:tblGrid>
      <w:tr w:rsidR="009D3F14" w:rsidRPr="008B33DC" w14:paraId="0812823E" w14:textId="77777777" w:rsidTr="00FF552F">
        <w:trPr>
          <w:trHeight w:val="80"/>
          <w:jc w:val="center"/>
        </w:trPr>
        <w:tc>
          <w:tcPr>
            <w:tcW w:w="8844" w:type="dxa"/>
            <w:shd w:val="clear" w:color="auto" w:fill="E6E6E6"/>
            <w:vAlign w:val="bottom"/>
          </w:tcPr>
          <w:p w14:paraId="7D9CEBE4" w14:textId="1712E8B8" w:rsidR="009D3F14" w:rsidRPr="008B33DC" w:rsidRDefault="009D3F14" w:rsidP="00FF552F">
            <w:pPr>
              <w:rPr>
                <w:rFonts w:asciiTheme="minorHAnsi" w:eastAsiaTheme="minorHAnsi" w:hAnsiTheme="minorHAnsi"/>
                <w:b/>
                <w:sz w:val="28"/>
                <w:szCs w:val="28"/>
              </w:rPr>
            </w:pPr>
            <w:r>
              <w:rPr>
                <w:rFonts w:asciiTheme="minorHAnsi" w:eastAsiaTheme="minorHAnsi" w:hAnsiTheme="minorHAnsi" w:hint="eastAsia"/>
                <w:b/>
                <w:sz w:val="28"/>
                <w:szCs w:val="28"/>
              </w:rPr>
              <w:t>프로젝트 총괄</w:t>
            </w:r>
          </w:p>
        </w:tc>
      </w:tr>
      <w:tr w:rsidR="009D3F14" w:rsidRPr="008B33DC" w14:paraId="03F5090F" w14:textId="77777777" w:rsidTr="00FF552F">
        <w:trPr>
          <w:trHeight w:val="527"/>
          <w:jc w:val="center"/>
        </w:trPr>
        <w:tc>
          <w:tcPr>
            <w:tcW w:w="8844" w:type="dxa"/>
            <w:tcBorders>
              <w:bottom w:val="single" w:sz="4" w:space="0" w:color="auto"/>
            </w:tcBorders>
            <w:vAlign w:val="bottom"/>
          </w:tcPr>
          <w:p w14:paraId="363E028F" w14:textId="408C3D0F" w:rsidR="009D3F14" w:rsidRPr="008B33DC" w:rsidRDefault="009D3F14" w:rsidP="009D3F14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이름: </w:t>
            </w:r>
          </w:p>
        </w:tc>
      </w:tr>
      <w:tr w:rsidR="009D3F14" w:rsidRPr="008B33DC" w14:paraId="0044A569" w14:textId="77777777" w:rsidTr="00FF552F">
        <w:trPr>
          <w:trHeight w:val="539"/>
          <w:jc w:val="center"/>
        </w:trPr>
        <w:tc>
          <w:tcPr>
            <w:tcW w:w="884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4C47838" w14:textId="5F0F3F5D" w:rsidR="009D3F14" w:rsidRPr="008B33DC" w:rsidRDefault="009D3F14" w:rsidP="009D3F14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직책: </w:t>
            </w:r>
          </w:p>
        </w:tc>
      </w:tr>
      <w:tr w:rsidR="009D3F14" w:rsidRPr="008B33DC" w14:paraId="77384E05" w14:textId="77777777" w:rsidTr="00FF552F">
        <w:trPr>
          <w:trHeight w:val="519"/>
          <w:jc w:val="center"/>
        </w:trPr>
        <w:tc>
          <w:tcPr>
            <w:tcW w:w="884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8873CE6" w14:textId="66FEC799" w:rsidR="009D3F14" w:rsidRPr="008B33DC" w:rsidRDefault="009D3F14" w:rsidP="009D3F14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서명: </w:t>
            </w:r>
          </w:p>
        </w:tc>
      </w:tr>
      <w:tr w:rsidR="009D3F14" w:rsidRPr="008B33DC" w14:paraId="1C205987" w14:textId="77777777" w:rsidTr="00FF552F">
        <w:trPr>
          <w:trHeight w:val="541"/>
          <w:jc w:val="center"/>
        </w:trPr>
        <w:tc>
          <w:tcPr>
            <w:tcW w:w="884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3F5EA0A" w14:textId="6224E2D9" w:rsidR="009D3F14" w:rsidRPr="008B33DC" w:rsidRDefault="009D3F14" w:rsidP="009D3F14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날짜: </w:t>
            </w:r>
          </w:p>
        </w:tc>
      </w:tr>
    </w:tbl>
    <w:p w14:paraId="6F785B53" w14:textId="77777777" w:rsidR="009D3F14" w:rsidRPr="008B33DC" w:rsidRDefault="009D3F14" w:rsidP="006645EC">
      <w:pPr>
        <w:rPr>
          <w:rFonts w:asciiTheme="minorHAnsi" w:eastAsiaTheme="minorHAnsi" w:hAnsiTheme="minorHAnsi"/>
          <w:b/>
        </w:rPr>
      </w:pPr>
    </w:p>
    <w:p w14:paraId="64E74F09" w14:textId="5452220A" w:rsidR="009D3F14" w:rsidRPr="008B33DC" w:rsidRDefault="00093EAE" w:rsidP="009D3F14">
      <w:pPr>
        <w:tabs>
          <w:tab w:val="left" w:pos="3835"/>
        </w:tabs>
        <w:outlineLvl w:val="0"/>
        <w:rPr>
          <w:rFonts w:asciiTheme="minorHAnsi" w:eastAsiaTheme="minorHAnsi" w:hAnsiTheme="minorHAnsi"/>
          <w:b/>
          <w:sz w:val="28"/>
        </w:rPr>
      </w:pPr>
      <w:r w:rsidRPr="008B33DC">
        <w:rPr>
          <w:rFonts w:asciiTheme="minorHAnsi" w:eastAsiaTheme="minorHAnsi" w:hAnsiTheme="minorHAnsi"/>
          <w:b/>
          <w:sz w:val="28"/>
        </w:rPr>
        <w:tab/>
      </w:r>
    </w:p>
    <w:p w14:paraId="73375A5B" w14:textId="77777777" w:rsidR="00140B80" w:rsidRPr="008B33DC" w:rsidRDefault="00847ADF" w:rsidP="00155AEE">
      <w:pPr>
        <w:jc w:val="center"/>
        <w:outlineLvl w:val="0"/>
        <w:rPr>
          <w:rFonts w:asciiTheme="minorHAnsi" w:eastAsiaTheme="minorHAnsi" w:hAnsiTheme="minorHAnsi"/>
          <w:sz w:val="32"/>
        </w:rPr>
      </w:pPr>
      <w:r w:rsidRPr="008B33DC">
        <w:rPr>
          <w:rFonts w:asciiTheme="minorHAnsi" w:eastAsiaTheme="minorHAnsi" w:hAnsiTheme="minorHAnsi"/>
          <w:b/>
          <w:sz w:val="28"/>
        </w:rPr>
        <w:br w:type="page"/>
      </w:r>
      <w:r w:rsidR="00140B80" w:rsidRPr="008B33DC">
        <w:rPr>
          <w:rFonts w:asciiTheme="minorHAnsi" w:eastAsiaTheme="minorHAnsi" w:hAnsiTheme="minorHAnsi"/>
          <w:b/>
          <w:sz w:val="32"/>
        </w:rPr>
        <w:lastRenderedPageBreak/>
        <w:t>개정 이력</w:t>
      </w:r>
    </w:p>
    <w:p w14:paraId="2D925291" w14:textId="77777777" w:rsidR="00140B80" w:rsidRPr="008B33DC" w:rsidRDefault="00140B80" w:rsidP="00140B80">
      <w:pPr>
        <w:spacing w:line="253" w:lineRule="auto"/>
        <w:jc w:val="center"/>
        <w:rPr>
          <w:rFonts w:asciiTheme="minorHAnsi" w:eastAsiaTheme="minorHAnsi" w:hAnsiTheme="minorHAnsi"/>
          <w:sz w:val="32"/>
        </w:rPr>
      </w:pPr>
    </w:p>
    <w:tbl>
      <w:tblPr>
        <w:tblW w:w="0" w:type="auto"/>
        <w:tblInd w:w="-137" w:type="dxa"/>
        <w:tblBorders>
          <w:top w:val="single" w:sz="4" w:space="0" w:color="auto"/>
          <w:left w:val="single" w:sz="2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"/>
        <w:gridCol w:w="1701"/>
        <w:gridCol w:w="6379"/>
        <w:gridCol w:w="1417"/>
      </w:tblGrid>
      <w:tr w:rsidR="00140B80" w:rsidRPr="008B33DC" w14:paraId="533B86C5" w14:textId="77777777" w:rsidTr="00D71606">
        <w:trPr>
          <w:trHeight w:val="340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" w:space="0" w:color="auto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617641BE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8B33DC">
              <w:rPr>
                <w:rFonts w:asciiTheme="minorHAnsi" w:eastAsiaTheme="minorHAnsi" w:hAnsiTheme="minorHAnsi"/>
                <w:b/>
              </w:rPr>
              <w:t>버전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10C4F14A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8B33DC">
              <w:rPr>
                <w:rFonts w:asciiTheme="minorHAnsi" w:eastAsiaTheme="minorHAnsi" w:hAnsiTheme="minorHAnsi"/>
                <w:b/>
              </w:rPr>
              <w:t>개정일자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6E69607F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8B33DC">
              <w:rPr>
                <w:rFonts w:asciiTheme="minorHAnsi" w:eastAsiaTheme="minorHAnsi" w:hAnsiTheme="minorHAnsi"/>
                <w:b/>
              </w:rPr>
              <w:t>개정내용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5BA7E651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b/>
              </w:rPr>
            </w:pPr>
            <w:proofErr w:type="spellStart"/>
            <w:r w:rsidRPr="008B33DC">
              <w:rPr>
                <w:rFonts w:asciiTheme="minorHAnsi" w:eastAsiaTheme="minorHAnsi" w:hAnsiTheme="minorHAnsi"/>
                <w:b/>
              </w:rPr>
              <w:t>개정자</w:t>
            </w:r>
            <w:proofErr w:type="spellEnd"/>
          </w:p>
        </w:tc>
      </w:tr>
      <w:tr w:rsidR="00140B80" w:rsidRPr="008B33DC" w14:paraId="1A022493" w14:textId="77777777" w:rsidTr="00D71606">
        <w:tblPrEx>
          <w:tblBorders>
            <w:right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DAE0923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  <w:r w:rsidRPr="008B33DC">
              <w:rPr>
                <w:rFonts w:asciiTheme="minorHAnsi" w:eastAsiaTheme="minorHAnsi" w:hAnsiTheme="minorHAnsi"/>
                <w:sz w:val="20"/>
              </w:rPr>
              <w:t>1.0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8A147D4" w14:textId="7D697949" w:rsidR="00140B80" w:rsidRPr="008B33DC" w:rsidRDefault="00140B80" w:rsidP="0002008F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  <w:r w:rsidRPr="008B33DC">
              <w:rPr>
                <w:rFonts w:asciiTheme="minorHAnsi" w:eastAsiaTheme="minorHAnsi" w:hAnsiTheme="minorHAnsi"/>
                <w:sz w:val="20"/>
              </w:rPr>
              <w:t>20</w:t>
            </w:r>
            <w:r w:rsidR="0002008F" w:rsidRPr="008B33DC">
              <w:rPr>
                <w:rFonts w:asciiTheme="minorHAnsi" w:eastAsiaTheme="minorHAnsi" w:hAnsiTheme="minorHAnsi" w:hint="eastAsia"/>
                <w:sz w:val="20"/>
              </w:rPr>
              <w:t>2</w:t>
            </w:r>
            <w:r w:rsidR="00E8685B">
              <w:rPr>
                <w:rFonts w:asciiTheme="minorHAnsi" w:eastAsiaTheme="minorHAnsi" w:hAnsiTheme="minorHAnsi"/>
                <w:sz w:val="20"/>
              </w:rPr>
              <w:t>2</w:t>
            </w:r>
            <w:r w:rsidRPr="008B33DC">
              <w:rPr>
                <w:rFonts w:asciiTheme="minorHAnsi" w:eastAsiaTheme="minorHAnsi" w:hAnsiTheme="minorHAnsi"/>
                <w:sz w:val="20"/>
              </w:rPr>
              <w:t>.</w:t>
            </w:r>
            <w:r w:rsidR="00D71606" w:rsidRPr="008B33DC">
              <w:rPr>
                <w:rFonts w:asciiTheme="minorHAnsi" w:eastAsiaTheme="minorHAnsi" w:hAnsiTheme="minorHAnsi" w:hint="eastAsia"/>
                <w:sz w:val="20"/>
              </w:rPr>
              <w:t xml:space="preserve"> 0</w:t>
            </w:r>
            <w:r w:rsidR="00E8685B">
              <w:rPr>
                <w:rFonts w:asciiTheme="minorHAnsi" w:eastAsiaTheme="minorHAnsi" w:hAnsiTheme="minorHAnsi"/>
                <w:sz w:val="20"/>
              </w:rPr>
              <w:t>5</w:t>
            </w:r>
            <w:r w:rsidRPr="008B33DC">
              <w:rPr>
                <w:rFonts w:asciiTheme="minorHAnsi" w:eastAsiaTheme="minorHAnsi" w:hAnsiTheme="minorHAnsi"/>
                <w:sz w:val="20"/>
              </w:rPr>
              <w:t>.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2E4D47C4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  <w:r w:rsidRPr="008B33DC">
              <w:rPr>
                <w:rFonts w:asciiTheme="minorHAnsi" w:eastAsiaTheme="minorHAnsi" w:hAnsiTheme="minorHAnsi"/>
                <w:sz w:val="20"/>
              </w:rPr>
              <w:t>최초 작성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5C6E312" w14:textId="10B741DC" w:rsidR="00140B80" w:rsidRPr="008B33DC" w:rsidRDefault="00E8685B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  <w:r>
              <w:rPr>
                <w:rFonts w:asciiTheme="minorHAnsi" w:eastAsiaTheme="minorHAnsi" w:hAnsiTheme="minorHAnsi" w:hint="eastAsia"/>
                <w:sz w:val="20"/>
              </w:rPr>
              <w:t>박철규</w:t>
            </w:r>
          </w:p>
        </w:tc>
      </w:tr>
      <w:tr w:rsidR="00140B80" w:rsidRPr="008B33DC" w14:paraId="219AF94E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F41D89E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C200E98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74DCDE51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849C86E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6299C967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15AFAE7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A585A65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1A908C71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66883EC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50CE1E8D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0D057FF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3CCBAD7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30287E7B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C890D40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783F9C2B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E76D9F2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093E0C6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4422C6D3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5325DA8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5208D515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B5708EB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4FDFD69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6EEF570B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EEB4026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3D296E7D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7E37A65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CDB4085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72470142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908441A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26B8FB78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9809177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4597D30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08247721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9FAD48C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724422AD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193E0C5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122A58E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69361711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B1FE940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0AF3D4FD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AF32C4D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DF75DB7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35D303DB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B47C23F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549C63E6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73EA92E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9ED1730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279F5F3C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8154FA0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3D51FB75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EB13FEE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0EE4AFA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10BF3788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2C226AA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2EBC6446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D289E16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A4558A7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0166F462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5BA14CA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50180D12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C5F9D09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B18204F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779C5FD2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514F56C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26E7B0DB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5BA4767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652086C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6419CE14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D03D3F8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385D5DE0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1787A48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5F7E2E4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31C80A4A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23F7AF8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16F3051D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0E735C9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10750EF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40B8D6D6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E16ACE2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73CCAE97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417E70E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407BC6F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57D4B894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6B9DFD5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0A6D0ED9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E52CA40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925A23D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53CDBF59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7329439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4855A9B4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4DF60E5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894DE4C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6220F0C9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4C22D6E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62398F3A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95C48F1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4670445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7F1B7FD0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D0349F8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102F3269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5387FA2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3854257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5A4EF14D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18BEDD1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46F88661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DADA48E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98EE78E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4A55F1C0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E28314F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4A885CB9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748198B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408CF53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51067739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01897E8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7194D210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C59FCF2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349D24A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52153CD2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3CB1943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444D4931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54BAEE3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3813D10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40107FBB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400F895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08051894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3FDA734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5045DE5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6392D229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2956309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229F58D2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68CA41B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C807E72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087F9EB4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2F81737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D71606" w:rsidRPr="008B33DC" w14:paraId="3D6AC8E2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61F40D6" w14:textId="77777777" w:rsidR="00D71606" w:rsidRPr="008B33DC" w:rsidRDefault="00D71606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80735B3" w14:textId="77777777" w:rsidR="00D71606" w:rsidRPr="008B33DC" w:rsidRDefault="00D71606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17A3D358" w14:textId="77777777" w:rsidR="00D71606" w:rsidRPr="008B33DC" w:rsidRDefault="00D71606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2EF9D1B" w14:textId="77777777" w:rsidR="00D71606" w:rsidRPr="008B33DC" w:rsidRDefault="00D71606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D71606" w:rsidRPr="008B33DC" w14:paraId="06A14217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4A96929" w14:textId="77777777" w:rsidR="00D71606" w:rsidRPr="008B33DC" w:rsidRDefault="00D71606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2341952" w14:textId="77777777" w:rsidR="00D71606" w:rsidRPr="008B33DC" w:rsidRDefault="00D71606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13BC26F3" w14:textId="77777777" w:rsidR="00D71606" w:rsidRPr="008B33DC" w:rsidRDefault="00D71606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42EE8AF" w14:textId="77777777" w:rsidR="00D71606" w:rsidRPr="008B33DC" w:rsidRDefault="00D71606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D71606" w:rsidRPr="008B33DC" w14:paraId="632D81CD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3712EE4" w14:textId="77777777" w:rsidR="00D71606" w:rsidRPr="008B33DC" w:rsidRDefault="00D71606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820C60E" w14:textId="77777777" w:rsidR="00D71606" w:rsidRPr="008B33DC" w:rsidRDefault="00D71606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7C5AF035" w14:textId="77777777" w:rsidR="00D71606" w:rsidRPr="008B33DC" w:rsidRDefault="00D71606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7BE1B63" w14:textId="77777777" w:rsidR="00D71606" w:rsidRPr="008B33DC" w:rsidRDefault="00D71606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</w:tbl>
    <w:p w14:paraId="63D97155" w14:textId="77777777" w:rsidR="00140B80" w:rsidRPr="008B33DC" w:rsidRDefault="00140B80" w:rsidP="00140B80">
      <w:pPr>
        <w:jc w:val="center"/>
        <w:rPr>
          <w:rFonts w:asciiTheme="minorHAnsi" w:eastAsiaTheme="minorHAnsi" w:hAnsiTheme="minorHAnsi"/>
          <w:b/>
          <w:sz w:val="20"/>
          <w:szCs w:val="32"/>
        </w:rPr>
      </w:pPr>
    </w:p>
    <w:p w14:paraId="27DDBE3F" w14:textId="77777777" w:rsidR="00155AEE" w:rsidRPr="008B33DC" w:rsidRDefault="00155AEE">
      <w:pPr>
        <w:widowControl/>
        <w:wordWrap/>
        <w:jc w:val="left"/>
        <w:rPr>
          <w:rFonts w:asciiTheme="minorHAnsi" w:eastAsiaTheme="minorHAnsi" w:hAnsiTheme="minorHAnsi"/>
          <w:b/>
          <w:bCs/>
          <w:szCs w:val="24"/>
        </w:rPr>
      </w:pPr>
      <w:r w:rsidRPr="008B33DC">
        <w:rPr>
          <w:rFonts w:asciiTheme="minorHAnsi" w:eastAsiaTheme="minorHAnsi" w:hAnsiTheme="minorHAnsi"/>
          <w:b/>
          <w:bCs/>
          <w:szCs w:val="24"/>
        </w:rPr>
        <w:br w:type="page"/>
      </w:r>
    </w:p>
    <w:p w14:paraId="00D82DBD" w14:textId="77777777" w:rsidR="003B51EC" w:rsidRPr="008B33DC" w:rsidRDefault="003B51EC">
      <w:pPr>
        <w:autoSpaceDE w:val="0"/>
        <w:autoSpaceDN w:val="0"/>
        <w:jc w:val="center"/>
        <w:rPr>
          <w:rFonts w:asciiTheme="minorHAnsi" w:eastAsiaTheme="minorHAnsi" w:hAnsiTheme="minorHAnsi"/>
          <w:b/>
          <w:bCs/>
          <w:sz w:val="32"/>
          <w:szCs w:val="24"/>
        </w:rPr>
      </w:pPr>
      <w:r w:rsidRPr="008B33DC">
        <w:rPr>
          <w:rFonts w:asciiTheme="minorHAnsi" w:eastAsiaTheme="minorHAnsi" w:hAnsiTheme="minorHAnsi" w:hint="eastAsia"/>
          <w:b/>
          <w:bCs/>
          <w:sz w:val="32"/>
          <w:szCs w:val="24"/>
        </w:rPr>
        <w:lastRenderedPageBreak/>
        <w:t>목     차</w:t>
      </w:r>
    </w:p>
    <w:p w14:paraId="005F5DA4" w14:textId="77777777" w:rsidR="00155AEE" w:rsidRPr="008B33DC" w:rsidRDefault="00155AEE">
      <w:pPr>
        <w:autoSpaceDE w:val="0"/>
        <w:autoSpaceDN w:val="0"/>
        <w:jc w:val="center"/>
        <w:rPr>
          <w:rFonts w:asciiTheme="minorHAnsi" w:eastAsiaTheme="minorHAnsi" w:hAnsiTheme="minorHAnsi"/>
          <w:sz w:val="20"/>
        </w:rPr>
      </w:pPr>
    </w:p>
    <w:p w14:paraId="52920D85" w14:textId="290B0B3B" w:rsidR="00150F0F" w:rsidRDefault="003B51EC">
      <w:pPr>
        <w:pStyle w:val="13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r w:rsidRPr="008B33DC">
        <w:rPr>
          <w:rFonts w:asciiTheme="minorHAnsi" w:eastAsiaTheme="minorHAnsi" w:hAnsiTheme="minorHAnsi"/>
          <w:sz w:val="20"/>
        </w:rPr>
        <w:fldChar w:fldCharType="begin"/>
      </w:r>
      <w:r w:rsidRPr="008B33DC">
        <w:rPr>
          <w:rFonts w:asciiTheme="minorHAnsi" w:eastAsiaTheme="minorHAnsi" w:hAnsiTheme="minorHAnsi"/>
          <w:sz w:val="20"/>
        </w:rPr>
        <w:instrText xml:space="preserve"> TOC \o "1-3" \h \z </w:instrText>
      </w:r>
      <w:r w:rsidRPr="008B33DC">
        <w:rPr>
          <w:rFonts w:asciiTheme="minorHAnsi" w:eastAsiaTheme="minorHAnsi" w:hAnsiTheme="minorHAnsi"/>
          <w:sz w:val="20"/>
        </w:rPr>
        <w:fldChar w:fldCharType="separate"/>
      </w:r>
      <w:hyperlink w:anchor="_Toc105506510" w:history="1">
        <w:r w:rsidR="00150F0F" w:rsidRPr="004A13C9">
          <w:rPr>
            <w:rStyle w:val="af7"/>
          </w:rPr>
          <w:t>1.</w:t>
        </w:r>
        <w:r w:rsidR="00150F0F" w:rsidRPr="004A13C9">
          <w:rPr>
            <w:rStyle w:val="af7"/>
            <w:rFonts w:eastAsiaTheme="minorHAnsi"/>
          </w:rPr>
          <w:t xml:space="preserve"> 프로젝트 개요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_Toc105506510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7</w:t>
        </w:r>
        <w:r w:rsidR="00150F0F">
          <w:rPr>
            <w:webHidden/>
          </w:rPr>
          <w:fldChar w:fldCharType="end"/>
        </w:r>
      </w:hyperlink>
    </w:p>
    <w:p w14:paraId="481D8E0B" w14:textId="5F48BB16" w:rsidR="00150F0F" w:rsidRDefault="00C974E7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11" w:history="1">
        <w:r w:rsidR="00150F0F" w:rsidRPr="004A13C9">
          <w:rPr>
            <w:rStyle w:val="af7"/>
          </w:rPr>
          <w:t>1.1.</w:t>
        </w:r>
        <w:r w:rsidR="00150F0F" w:rsidRPr="004A13C9">
          <w:rPr>
            <w:rStyle w:val="af7"/>
            <w:rFonts w:eastAsiaTheme="minorHAnsi"/>
          </w:rPr>
          <w:t xml:space="preserve"> 프로젝트 명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_Toc105506511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7</w:t>
        </w:r>
        <w:r w:rsidR="00150F0F">
          <w:rPr>
            <w:webHidden/>
          </w:rPr>
          <w:fldChar w:fldCharType="end"/>
        </w:r>
      </w:hyperlink>
    </w:p>
    <w:p w14:paraId="30DF16F6" w14:textId="50EB911F" w:rsidR="00150F0F" w:rsidRDefault="00C974E7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12" w:history="1">
        <w:r w:rsidR="00150F0F" w:rsidRPr="004A13C9">
          <w:rPr>
            <w:rStyle w:val="af7"/>
          </w:rPr>
          <w:t>1.2.</w:t>
        </w:r>
        <w:r w:rsidR="00150F0F" w:rsidRPr="004A13C9">
          <w:rPr>
            <w:rStyle w:val="af7"/>
            <w:rFonts w:eastAsiaTheme="minorHAnsi"/>
          </w:rPr>
          <w:t xml:space="preserve"> 프로젝트 기간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_Toc105506512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7</w:t>
        </w:r>
        <w:r w:rsidR="00150F0F">
          <w:rPr>
            <w:webHidden/>
          </w:rPr>
          <w:fldChar w:fldCharType="end"/>
        </w:r>
      </w:hyperlink>
    </w:p>
    <w:p w14:paraId="7980A279" w14:textId="73099AE3" w:rsidR="00150F0F" w:rsidRDefault="00C974E7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13" w:history="1">
        <w:r w:rsidR="00150F0F" w:rsidRPr="004A13C9">
          <w:rPr>
            <w:rStyle w:val="af7"/>
          </w:rPr>
          <w:t>1.3.</w:t>
        </w:r>
        <w:r w:rsidR="00150F0F" w:rsidRPr="004A13C9">
          <w:rPr>
            <w:rStyle w:val="af7"/>
            <w:rFonts w:eastAsiaTheme="minorHAnsi"/>
          </w:rPr>
          <w:t xml:space="preserve"> 프로젝트 배경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_Toc105506513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7</w:t>
        </w:r>
        <w:r w:rsidR="00150F0F">
          <w:rPr>
            <w:webHidden/>
          </w:rPr>
          <w:fldChar w:fldCharType="end"/>
        </w:r>
      </w:hyperlink>
    </w:p>
    <w:p w14:paraId="56E5E442" w14:textId="287FB706" w:rsidR="00150F0F" w:rsidRDefault="00C974E7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14" w:history="1">
        <w:r w:rsidR="00150F0F" w:rsidRPr="004A13C9">
          <w:rPr>
            <w:rStyle w:val="af7"/>
          </w:rPr>
          <w:t>1.4.</w:t>
        </w:r>
        <w:r w:rsidR="00150F0F" w:rsidRPr="004A13C9">
          <w:rPr>
            <w:rStyle w:val="af7"/>
            <w:rFonts w:eastAsiaTheme="minorHAnsi"/>
          </w:rPr>
          <w:t xml:space="preserve"> 프로젝트 목적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_Toc105506514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7</w:t>
        </w:r>
        <w:r w:rsidR="00150F0F">
          <w:rPr>
            <w:webHidden/>
          </w:rPr>
          <w:fldChar w:fldCharType="end"/>
        </w:r>
      </w:hyperlink>
    </w:p>
    <w:p w14:paraId="4C728BD2" w14:textId="3606A82E" w:rsidR="00150F0F" w:rsidRDefault="00C974E7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15" w:history="1">
        <w:r w:rsidR="00150F0F" w:rsidRPr="004A13C9">
          <w:rPr>
            <w:rStyle w:val="af7"/>
          </w:rPr>
          <w:t>1.5.</w:t>
        </w:r>
        <w:r w:rsidR="00150F0F" w:rsidRPr="004A13C9">
          <w:rPr>
            <w:rStyle w:val="af7"/>
            <w:rFonts w:eastAsiaTheme="minorHAnsi"/>
          </w:rPr>
          <w:t xml:space="preserve"> 프로젝트 적용범위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_Toc105506515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7</w:t>
        </w:r>
        <w:r w:rsidR="00150F0F">
          <w:rPr>
            <w:webHidden/>
          </w:rPr>
          <w:fldChar w:fldCharType="end"/>
        </w:r>
      </w:hyperlink>
    </w:p>
    <w:p w14:paraId="616ADAF1" w14:textId="2A95B7E4" w:rsidR="00150F0F" w:rsidRDefault="00C974E7">
      <w:pPr>
        <w:pStyle w:val="13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105506516" w:history="1">
        <w:r w:rsidR="00150F0F" w:rsidRPr="004A13C9">
          <w:rPr>
            <w:rStyle w:val="af7"/>
          </w:rPr>
          <w:t>2.</w:t>
        </w:r>
        <w:r w:rsidR="00150F0F" w:rsidRPr="004A13C9">
          <w:rPr>
            <w:rStyle w:val="af7"/>
            <w:rFonts w:eastAsiaTheme="minorHAnsi"/>
          </w:rPr>
          <w:t xml:space="preserve"> 프로젝트 목표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_Toc105506516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8</w:t>
        </w:r>
        <w:r w:rsidR="00150F0F">
          <w:rPr>
            <w:webHidden/>
          </w:rPr>
          <w:fldChar w:fldCharType="end"/>
        </w:r>
      </w:hyperlink>
    </w:p>
    <w:p w14:paraId="5B5E3FB8" w14:textId="52E048E3" w:rsidR="00150F0F" w:rsidRDefault="00C974E7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17" w:history="1">
        <w:r w:rsidR="00150F0F" w:rsidRPr="004A13C9">
          <w:rPr>
            <w:rStyle w:val="af7"/>
          </w:rPr>
          <w:t>2.1.</w:t>
        </w:r>
        <w:r w:rsidR="00150F0F" w:rsidRPr="004A13C9">
          <w:rPr>
            <w:rStyle w:val="af7"/>
            <w:rFonts w:eastAsiaTheme="minorHAnsi"/>
          </w:rPr>
          <w:t xml:space="preserve"> 구축 시스템 목표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_Toc105506517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8</w:t>
        </w:r>
        <w:r w:rsidR="00150F0F">
          <w:rPr>
            <w:webHidden/>
          </w:rPr>
          <w:fldChar w:fldCharType="end"/>
        </w:r>
      </w:hyperlink>
    </w:p>
    <w:p w14:paraId="49BF4C76" w14:textId="7056449E" w:rsidR="00150F0F" w:rsidRDefault="00C974E7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18" w:history="1">
        <w:r w:rsidR="00150F0F" w:rsidRPr="004A13C9">
          <w:rPr>
            <w:rStyle w:val="af7"/>
          </w:rPr>
          <w:t>2.2.</w:t>
        </w:r>
        <w:r w:rsidR="00150F0F" w:rsidRPr="004A13C9">
          <w:rPr>
            <w:rStyle w:val="af7"/>
            <w:rFonts w:eastAsiaTheme="minorHAnsi"/>
          </w:rPr>
          <w:t xml:space="preserve"> 성공요인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_Toc105506518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8</w:t>
        </w:r>
        <w:r w:rsidR="00150F0F">
          <w:rPr>
            <w:webHidden/>
          </w:rPr>
          <w:fldChar w:fldCharType="end"/>
        </w:r>
      </w:hyperlink>
    </w:p>
    <w:p w14:paraId="4AE523CF" w14:textId="6D440ADE" w:rsidR="00150F0F" w:rsidRDefault="00C974E7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19" w:history="1">
        <w:r w:rsidR="00150F0F" w:rsidRPr="004A13C9">
          <w:rPr>
            <w:rStyle w:val="af7"/>
            <w:rFonts w:eastAsiaTheme="minorHAnsi"/>
          </w:rPr>
          <w:t>2.2.1 인천, 부산 항만에서 검증된 TOS 솔루션(Hi-TOPS)적용을 통한 완성도와 확장성 확보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_Toc105506519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8</w:t>
        </w:r>
        <w:r w:rsidR="00150F0F">
          <w:rPr>
            <w:webHidden/>
          </w:rPr>
          <w:fldChar w:fldCharType="end"/>
        </w:r>
      </w:hyperlink>
    </w:p>
    <w:p w14:paraId="539B86FA" w14:textId="5C8764A3" w:rsidR="00150F0F" w:rsidRDefault="00C974E7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20" w:history="1">
        <w:r w:rsidR="00150F0F" w:rsidRPr="004A13C9">
          <w:rPr>
            <w:rStyle w:val="af7"/>
            <w:rFonts w:eastAsiaTheme="minorHAnsi"/>
          </w:rPr>
          <w:t>2.2.2 뛰어난 확장성 및 검증된 최신기술 적용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_Toc105506520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8</w:t>
        </w:r>
        <w:r w:rsidR="00150F0F">
          <w:rPr>
            <w:webHidden/>
          </w:rPr>
          <w:fldChar w:fldCharType="end"/>
        </w:r>
      </w:hyperlink>
    </w:p>
    <w:p w14:paraId="1096094D" w14:textId="5BDACC2D" w:rsidR="00150F0F" w:rsidRDefault="00C974E7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21" w:history="1">
        <w:r w:rsidR="00150F0F" w:rsidRPr="004A13C9">
          <w:rPr>
            <w:rStyle w:val="af7"/>
          </w:rPr>
          <w:t>2.3.</w:t>
        </w:r>
        <w:r w:rsidR="00150F0F" w:rsidRPr="004A13C9">
          <w:rPr>
            <w:rStyle w:val="af7"/>
            <w:rFonts w:eastAsiaTheme="minorHAnsi"/>
          </w:rPr>
          <w:t xml:space="preserve"> 전제 조건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_Toc105506521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8</w:t>
        </w:r>
        <w:r w:rsidR="00150F0F">
          <w:rPr>
            <w:webHidden/>
          </w:rPr>
          <w:fldChar w:fldCharType="end"/>
        </w:r>
      </w:hyperlink>
    </w:p>
    <w:p w14:paraId="66EF98B3" w14:textId="2E78609A" w:rsidR="00150F0F" w:rsidRDefault="00C974E7">
      <w:pPr>
        <w:pStyle w:val="13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105506522" w:history="1">
        <w:r w:rsidR="00150F0F" w:rsidRPr="004A13C9">
          <w:rPr>
            <w:rStyle w:val="af7"/>
          </w:rPr>
          <w:t>3.</w:t>
        </w:r>
        <w:r w:rsidR="00150F0F" w:rsidRPr="004A13C9">
          <w:rPr>
            <w:rStyle w:val="af7"/>
            <w:rFonts w:eastAsiaTheme="minorHAnsi"/>
          </w:rPr>
          <w:t xml:space="preserve"> 시스템 구축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_Toc105506522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9</w:t>
        </w:r>
        <w:r w:rsidR="00150F0F">
          <w:rPr>
            <w:webHidden/>
          </w:rPr>
          <w:fldChar w:fldCharType="end"/>
        </w:r>
      </w:hyperlink>
    </w:p>
    <w:p w14:paraId="10C2010B" w14:textId="15D8F8B8" w:rsidR="00150F0F" w:rsidRDefault="00C974E7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23" w:history="1">
        <w:r w:rsidR="00150F0F" w:rsidRPr="004A13C9">
          <w:rPr>
            <w:rStyle w:val="af7"/>
          </w:rPr>
          <w:t>3.1.</w:t>
        </w:r>
        <w:r w:rsidR="00150F0F" w:rsidRPr="004A13C9">
          <w:rPr>
            <w:rStyle w:val="af7"/>
            <w:rFonts w:eastAsiaTheme="minorHAnsi"/>
          </w:rPr>
          <w:t xml:space="preserve"> 하드웨어 구성도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_Toc105506523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9</w:t>
        </w:r>
        <w:r w:rsidR="00150F0F">
          <w:rPr>
            <w:webHidden/>
          </w:rPr>
          <w:fldChar w:fldCharType="end"/>
        </w:r>
      </w:hyperlink>
    </w:p>
    <w:p w14:paraId="7DAEB9B1" w14:textId="12FB8FB1" w:rsidR="00150F0F" w:rsidRDefault="00C974E7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24" w:history="1">
        <w:r w:rsidR="00150F0F" w:rsidRPr="004A13C9">
          <w:rPr>
            <w:rStyle w:val="af7"/>
            <w:rFonts w:eastAsiaTheme="minorHAnsi"/>
          </w:rPr>
          <w:t>3.1.1 Gate 구성도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_Toc105506524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9</w:t>
        </w:r>
        <w:r w:rsidR="00150F0F">
          <w:rPr>
            <w:webHidden/>
          </w:rPr>
          <w:fldChar w:fldCharType="end"/>
        </w:r>
      </w:hyperlink>
    </w:p>
    <w:p w14:paraId="3316AC12" w14:textId="5FC423E5" w:rsidR="00150F0F" w:rsidRDefault="00C974E7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25" w:history="1">
        <w:r w:rsidR="00150F0F" w:rsidRPr="004A13C9">
          <w:rPr>
            <w:rStyle w:val="af7"/>
          </w:rPr>
          <w:t>3.1.2</w:t>
        </w:r>
        <w:r w:rsidR="00150F0F">
          <w:rPr>
            <w:rFonts w:asciiTheme="minorHAnsi" w:eastAsiaTheme="minorEastAsia" w:hAnsiTheme="minorHAnsi" w:cstheme="minorBidi"/>
            <w:bCs w:val="0"/>
            <w:szCs w:val="22"/>
          </w:rPr>
          <w:tab/>
        </w:r>
        <w:r w:rsidR="00150F0F" w:rsidRPr="004A13C9">
          <w:rPr>
            <w:rStyle w:val="af7"/>
          </w:rPr>
          <w:t>서버 구성도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_Toc105506525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10</w:t>
        </w:r>
        <w:r w:rsidR="00150F0F">
          <w:rPr>
            <w:webHidden/>
          </w:rPr>
          <w:fldChar w:fldCharType="end"/>
        </w:r>
      </w:hyperlink>
    </w:p>
    <w:p w14:paraId="07D3F041" w14:textId="151B4C30" w:rsidR="00150F0F" w:rsidRDefault="00C974E7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26" w:history="1">
        <w:r w:rsidR="00150F0F" w:rsidRPr="004A13C9">
          <w:rPr>
            <w:rStyle w:val="af7"/>
          </w:rPr>
          <w:t>3.2. 소프트웨어 구성도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_Toc105506526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11</w:t>
        </w:r>
        <w:r w:rsidR="00150F0F">
          <w:rPr>
            <w:webHidden/>
          </w:rPr>
          <w:fldChar w:fldCharType="end"/>
        </w:r>
      </w:hyperlink>
    </w:p>
    <w:p w14:paraId="68B4AC8D" w14:textId="457A2965" w:rsidR="00150F0F" w:rsidRDefault="00C974E7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27" w:history="1">
        <w:r w:rsidR="00150F0F" w:rsidRPr="004A13C9">
          <w:rPr>
            <w:rStyle w:val="af7"/>
          </w:rPr>
          <w:t>3.3.</w:t>
        </w:r>
        <w:r w:rsidR="00150F0F" w:rsidRPr="004A13C9">
          <w:rPr>
            <w:rStyle w:val="af7"/>
            <w:rFonts w:eastAsiaTheme="minorHAnsi"/>
          </w:rPr>
          <w:t xml:space="preserve"> 시스템 개발 방안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_Toc105506527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11</w:t>
        </w:r>
        <w:r w:rsidR="00150F0F">
          <w:rPr>
            <w:webHidden/>
          </w:rPr>
          <w:fldChar w:fldCharType="end"/>
        </w:r>
      </w:hyperlink>
    </w:p>
    <w:p w14:paraId="764C8D3D" w14:textId="4ED9603E" w:rsidR="00150F0F" w:rsidRDefault="00C974E7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28" w:history="1">
        <w:r w:rsidR="00150F0F" w:rsidRPr="004A13C9">
          <w:rPr>
            <w:rStyle w:val="af7"/>
            <w:rFonts w:eastAsiaTheme="minorHAnsi"/>
          </w:rPr>
          <w:t>3.3.1 시스템 개발전략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_Toc105506528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11</w:t>
        </w:r>
        <w:r w:rsidR="00150F0F">
          <w:rPr>
            <w:webHidden/>
          </w:rPr>
          <w:fldChar w:fldCharType="end"/>
        </w:r>
      </w:hyperlink>
    </w:p>
    <w:p w14:paraId="71D34C34" w14:textId="1389104D" w:rsidR="00150F0F" w:rsidRDefault="00C974E7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29" w:history="1">
        <w:r w:rsidR="00150F0F" w:rsidRPr="004A13C9">
          <w:rPr>
            <w:rStyle w:val="af7"/>
            <w:rFonts w:eastAsiaTheme="minorHAnsi"/>
          </w:rPr>
          <w:t>3.3.2 착수단계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_Toc105506529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12</w:t>
        </w:r>
        <w:r w:rsidR="00150F0F">
          <w:rPr>
            <w:webHidden/>
          </w:rPr>
          <w:fldChar w:fldCharType="end"/>
        </w:r>
      </w:hyperlink>
    </w:p>
    <w:p w14:paraId="521F4839" w14:textId="15634FD6" w:rsidR="00150F0F" w:rsidRDefault="00C974E7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30" w:history="1">
        <w:r w:rsidR="00150F0F" w:rsidRPr="004A13C9">
          <w:rPr>
            <w:rStyle w:val="af7"/>
            <w:rFonts w:eastAsiaTheme="minorHAnsi"/>
          </w:rPr>
          <w:t>3.3.3 분석단계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_Toc105506530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13</w:t>
        </w:r>
        <w:r w:rsidR="00150F0F">
          <w:rPr>
            <w:webHidden/>
          </w:rPr>
          <w:fldChar w:fldCharType="end"/>
        </w:r>
      </w:hyperlink>
    </w:p>
    <w:p w14:paraId="15228AC0" w14:textId="154BDEC0" w:rsidR="00150F0F" w:rsidRDefault="00C974E7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31" w:history="1">
        <w:r w:rsidR="00150F0F" w:rsidRPr="004A13C9">
          <w:rPr>
            <w:rStyle w:val="af7"/>
            <w:rFonts w:eastAsiaTheme="minorHAnsi"/>
          </w:rPr>
          <w:t>3.3.4 설계단계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_Toc105506531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14</w:t>
        </w:r>
        <w:r w:rsidR="00150F0F">
          <w:rPr>
            <w:webHidden/>
          </w:rPr>
          <w:fldChar w:fldCharType="end"/>
        </w:r>
      </w:hyperlink>
    </w:p>
    <w:p w14:paraId="6931ABA2" w14:textId="61755766" w:rsidR="00150F0F" w:rsidRDefault="00C974E7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32" w:history="1">
        <w:r w:rsidR="00150F0F" w:rsidRPr="004A13C9">
          <w:rPr>
            <w:rStyle w:val="af7"/>
            <w:rFonts w:eastAsiaTheme="minorHAnsi"/>
          </w:rPr>
          <w:t>3.3.5 개발단계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_Toc105506532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15</w:t>
        </w:r>
        <w:r w:rsidR="00150F0F">
          <w:rPr>
            <w:webHidden/>
          </w:rPr>
          <w:fldChar w:fldCharType="end"/>
        </w:r>
      </w:hyperlink>
    </w:p>
    <w:p w14:paraId="3192556C" w14:textId="1C15F69D" w:rsidR="00150F0F" w:rsidRDefault="00C974E7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33" w:history="1">
        <w:r w:rsidR="00150F0F" w:rsidRPr="004A13C9">
          <w:rPr>
            <w:rStyle w:val="af7"/>
            <w:rFonts w:eastAsiaTheme="minorHAnsi"/>
          </w:rPr>
          <w:t>3.3.6 구현단계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_Toc105506533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16</w:t>
        </w:r>
        <w:r w:rsidR="00150F0F">
          <w:rPr>
            <w:webHidden/>
          </w:rPr>
          <w:fldChar w:fldCharType="end"/>
        </w:r>
      </w:hyperlink>
    </w:p>
    <w:p w14:paraId="55E3D578" w14:textId="67CE776E" w:rsidR="00150F0F" w:rsidRDefault="00C974E7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34" w:history="1">
        <w:r w:rsidR="00150F0F" w:rsidRPr="004A13C9">
          <w:rPr>
            <w:rStyle w:val="af7"/>
            <w:rFonts w:eastAsiaTheme="minorHAnsi"/>
          </w:rPr>
          <w:t>3.3.7 종료단계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_Toc105506534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17</w:t>
        </w:r>
        <w:r w:rsidR="00150F0F">
          <w:rPr>
            <w:webHidden/>
          </w:rPr>
          <w:fldChar w:fldCharType="end"/>
        </w:r>
      </w:hyperlink>
    </w:p>
    <w:p w14:paraId="20813024" w14:textId="6B051267" w:rsidR="00150F0F" w:rsidRDefault="00C974E7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35" w:history="1">
        <w:r w:rsidR="00150F0F" w:rsidRPr="004A13C9">
          <w:rPr>
            <w:rStyle w:val="af7"/>
            <w:rFonts w:eastAsiaTheme="minorHAnsi"/>
          </w:rPr>
          <w:t>3.3.8  S/W 업무 기능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_Toc105506535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18</w:t>
        </w:r>
        <w:r w:rsidR="00150F0F">
          <w:rPr>
            <w:webHidden/>
          </w:rPr>
          <w:fldChar w:fldCharType="end"/>
        </w:r>
      </w:hyperlink>
    </w:p>
    <w:p w14:paraId="17209CDD" w14:textId="2BA5B4C9" w:rsidR="00150F0F" w:rsidRDefault="00C974E7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36" w:history="1">
        <w:r w:rsidR="00150F0F" w:rsidRPr="004A13C9">
          <w:rPr>
            <w:rStyle w:val="af7"/>
          </w:rPr>
          <w:t>3.4.</w:t>
        </w:r>
        <w:r w:rsidR="00150F0F" w:rsidRPr="004A13C9">
          <w:rPr>
            <w:rStyle w:val="af7"/>
            <w:rFonts w:eastAsiaTheme="minorHAnsi"/>
          </w:rPr>
          <w:t xml:space="preserve"> 시스템 공급 내역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_Toc105506536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20</w:t>
        </w:r>
        <w:r w:rsidR="00150F0F">
          <w:rPr>
            <w:webHidden/>
          </w:rPr>
          <w:fldChar w:fldCharType="end"/>
        </w:r>
      </w:hyperlink>
    </w:p>
    <w:p w14:paraId="592E7E36" w14:textId="3A001B76" w:rsidR="00150F0F" w:rsidRDefault="00C974E7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37" w:history="1">
        <w:r w:rsidR="00150F0F" w:rsidRPr="004A13C9">
          <w:rPr>
            <w:rStyle w:val="af7"/>
            <w:rFonts w:eastAsiaTheme="minorHAnsi"/>
          </w:rPr>
          <w:t>3.4.1 자동화 Gate 설비 및 무선단말기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_Toc105506537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20</w:t>
        </w:r>
        <w:r w:rsidR="00150F0F">
          <w:rPr>
            <w:webHidden/>
          </w:rPr>
          <w:fldChar w:fldCharType="end"/>
        </w:r>
      </w:hyperlink>
    </w:p>
    <w:p w14:paraId="67ACB2BC" w14:textId="7449F0D1" w:rsidR="00150F0F" w:rsidRDefault="00C974E7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38" w:history="1">
        <w:r w:rsidR="00150F0F" w:rsidRPr="004A13C9">
          <w:rPr>
            <w:rStyle w:val="af7"/>
            <w:rFonts w:eastAsiaTheme="minorHAnsi"/>
          </w:rPr>
          <w:t>3.4.2 서버 및 상용 S/W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_Toc105506538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21</w:t>
        </w:r>
        <w:r w:rsidR="00150F0F">
          <w:rPr>
            <w:webHidden/>
          </w:rPr>
          <w:fldChar w:fldCharType="end"/>
        </w:r>
      </w:hyperlink>
    </w:p>
    <w:p w14:paraId="6751BD52" w14:textId="3DCE5633" w:rsidR="00150F0F" w:rsidRDefault="00C974E7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39" w:history="1">
        <w:r w:rsidR="00150F0F" w:rsidRPr="004A13C9">
          <w:rPr>
            <w:rStyle w:val="af7"/>
            <w:rFonts w:eastAsiaTheme="minorHAnsi"/>
          </w:rPr>
          <w:t>3.4.3 산출물 공급내역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_Toc105506539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22</w:t>
        </w:r>
        <w:r w:rsidR="00150F0F">
          <w:rPr>
            <w:webHidden/>
          </w:rPr>
          <w:fldChar w:fldCharType="end"/>
        </w:r>
      </w:hyperlink>
    </w:p>
    <w:p w14:paraId="45D8E9A0" w14:textId="5E2D96F1" w:rsidR="00150F0F" w:rsidRDefault="00C974E7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40" w:history="1">
        <w:r w:rsidR="00150F0F" w:rsidRPr="004A13C9">
          <w:rPr>
            <w:rStyle w:val="af7"/>
          </w:rPr>
          <w:t>3.5. 시스템 테스트 방안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_Toc105506540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23</w:t>
        </w:r>
        <w:r w:rsidR="00150F0F">
          <w:rPr>
            <w:webHidden/>
          </w:rPr>
          <w:fldChar w:fldCharType="end"/>
        </w:r>
      </w:hyperlink>
    </w:p>
    <w:p w14:paraId="2D877C1D" w14:textId="22381DC6" w:rsidR="00150F0F" w:rsidRDefault="00C974E7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41" w:history="1">
        <w:r w:rsidR="00150F0F" w:rsidRPr="004A13C9">
          <w:rPr>
            <w:rStyle w:val="af7"/>
            <w:rFonts w:eastAsiaTheme="minorHAnsi"/>
          </w:rPr>
          <w:t>3.5.1 추진방향 및 주요사항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_Toc105506541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23</w:t>
        </w:r>
        <w:r w:rsidR="00150F0F">
          <w:rPr>
            <w:webHidden/>
          </w:rPr>
          <w:fldChar w:fldCharType="end"/>
        </w:r>
      </w:hyperlink>
    </w:p>
    <w:p w14:paraId="41B127F9" w14:textId="7FB55615" w:rsidR="00150F0F" w:rsidRDefault="00C974E7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42" w:history="1">
        <w:r w:rsidR="00150F0F" w:rsidRPr="004A13C9">
          <w:rPr>
            <w:rStyle w:val="af7"/>
            <w:rFonts w:eastAsiaTheme="minorHAnsi"/>
          </w:rPr>
          <w:t>3.5.2 테스트 내용 및 절차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_Toc105506542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24</w:t>
        </w:r>
        <w:r w:rsidR="00150F0F">
          <w:rPr>
            <w:webHidden/>
          </w:rPr>
          <w:fldChar w:fldCharType="end"/>
        </w:r>
      </w:hyperlink>
    </w:p>
    <w:p w14:paraId="44574137" w14:textId="44196AE8" w:rsidR="00150F0F" w:rsidRDefault="00C974E7">
      <w:pPr>
        <w:pStyle w:val="13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105506543" w:history="1">
        <w:r w:rsidR="00150F0F" w:rsidRPr="004A13C9">
          <w:rPr>
            <w:rStyle w:val="af7"/>
          </w:rPr>
          <w:t>4.</w:t>
        </w:r>
        <w:r w:rsidR="00150F0F" w:rsidRPr="004A13C9">
          <w:rPr>
            <w:rStyle w:val="af7"/>
            <w:rFonts w:eastAsiaTheme="minorHAnsi"/>
          </w:rPr>
          <w:t xml:space="preserve"> 프로젝트 추진 / 수행도 및 업무분장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_Toc105506543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25</w:t>
        </w:r>
        <w:r w:rsidR="00150F0F">
          <w:rPr>
            <w:webHidden/>
          </w:rPr>
          <w:fldChar w:fldCharType="end"/>
        </w:r>
      </w:hyperlink>
    </w:p>
    <w:p w14:paraId="626DB8F0" w14:textId="4558EBD4" w:rsidR="00150F0F" w:rsidRDefault="00C974E7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44" w:history="1">
        <w:r w:rsidR="00150F0F" w:rsidRPr="004A13C9">
          <w:rPr>
            <w:rStyle w:val="af7"/>
          </w:rPr>
          <w:t>4.1. 프로젝트 추진 조직도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_Toc105506544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25</w:t>
        </w:r>
        <w:r w:rsidR="00150F0F">
          <w:rPr>
            <w:webHidden/>
          </w:rPr>
          <w:fldChar w:fldCharType="end"/>
        </w:r>
      </w:hyperlink>
    </w:p>
    <w:p w14:paraId="265CC6DA" w14:textId="1F431D1D" w:rsidR="00150F0F" w:rsidRDefault="00C974E7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45" w:history="1">
        <w:r w:rsidR="00150F0F" w:rsidRPr="004A13C9">
          <w:rPr>
            <w:rStyle w:val="af7"/>
          </w:rPr>
          <w:t>4.2.</w:t>
        </w:r>
        <w:r w:rsidR="00150F0F" w:rsidRPr="004A13C9">
          <w:rPr>
            <w:rStyle w:val="af7"/>
            <w:rFonts w:eastAsiaTheme="minorHAnsi"/>
          </w:rPr>
          <w:t xml:space="preserve"> 수행조직도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_Toc105506545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26</w:t>
        </w:r>
        <w:r w:rsidR="00150F0F">
          <w:rPr>
            <w:webHidden/>
          </w:rPr>
          <w:fldChar w:fldCharType="end"/>
        </w:r>
      </w:hyperlink>
    </w:p>
    <w:p w14:paraId="50454FBE" w14:textId="200ABB69" w:rsidR="00150F0F" w:rsidRDefault="00C974E7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46" w:history="1">
        <w:r w:rsidR="00150F0F" w:rsidRPr="004A13C9">
          <w:rPr>
            <w:rStyle w:val="af7"/>
          </w:rPr>
          <w:t>4.3.</w:t>
        </w:r>
        <w:r w:rsidR="00150F0F" w:rsidRPr="004A13C9">
          <w:rPr>
            <w:rStyle w:val="af7"/>
            <w:rFonts w:eastAsiaTheme="minorHAnsi"/>
          </w:rPr>
          <w:t xml:space="preserve"> 수행조직별 업무분장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_Toc105506546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26</w:t>
        </w:r>
        <w:r w:rsidR="00150F0F">
          <w:rPr>
            <w:webHidden/>
          </w:rPr>
          <w:fldChar w:fldCharType="end"/>
        </w:r>
      </w:hyperlink>
    </w:p>
    <w:p w14:paraId="0E110EDB" w14:textId="0B292A48" w:rsidR="00150F0F" w:rsidRDefault="00C974E7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47" w:history="1">
        <w:r w:rsidR="00150F0F" w:rsidRPr="004A13C9">
          <w:rPr>
            <w:rStyle w:val="af7"/>
          </w:rPr>
          <w:t>4.4. 투입인력 이력사항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_Toc105506547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27</w:t>
        </w:r>
        <w:r w:rsidR="00150F0F">
          <w:rPr>
            <w:webHidden/>
          </w:rPr>
          <w:fldChar w:fldCharType="end"/>
        </w:r>
      </w:hyperlink>
    </w:p>
    <w:p w14:paraId="3F73B170" w14:textId="56EEF03B" w:rsidR="00150F0F" w:rsidRDefault="00C974E7">
      <w:pPr>
        <w:pStyle w:val="13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105506548" w:history="1">
        <w:r w:rsidR="00150F0F" w:rsidRPr="004A13C9">
          <w:rPr>
            <w:rStyle w:val="af7"/>
          </w:rPr>
          <w:t>5.</w:t>
        </w:r>
        <w:r w:rsidR="00150F0F" w:rsidRPr="004A13C9">
          <w:rPr>
            <w:rStyle w:val="af7"/>
            <w:rFonts w:eastAsiaTheme="minorHAnsi"/>
          </w:rPr>
          <w:t xml:space="preserve"> 프로젝트 추진일정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_Toc105506548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28</w:t>
        </w:r>
        <w:r w:rsidR="00150F0F">
          <w:rPr>
            <w:webHidden/>
          </w:rPr>
          <w:fldChar w:fldCharType="end"/>
        </w:r>
      </w:hyperlink>
    </w:p>
    <w:p w14:paraId="546AF346" w14:textId="0768C150" w:rsidR="00150F0F" w:rsidRDefault="00C974E7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49" w:history="1">
        <w:r w:rsidR="00150F0F" w:rsidRPr="004A13C9">
          <w:rPr>
            <w:rStyle w:val="af7"/>
          </w:rPr>
          <w:t>5.1.</w:t>
        </w:r>
        <w:r w:rsidR="00150F0F" w:rsidRPr="004A13C9">
          <w:rPr>
            <w:rStyle w:val="af7"/>
            <w:rFonts w:eastAsiaTheme="minorHAnsi"/>
          </w:rPr>
          <w:t xml:space="preserve"> 일정 수립 전략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_Toc105506549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28</w:t>
        </w:r>
        <w:r w:rsidR="00150F0F">
          <w:rPr>
            <w:webHidden/>
          </w:rPr>
          <w:fldChar w:fldCharType="end"/>
        </w:r>
      </w:hyperlink>
    </w:p>
    <w:p w14:paraId="26039940" w14:textId="43165D90" w:rsidR="00150F0F" w:rsidRDefault="00C974E7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50" w:history="1">
        <w:r w:rsidR="00150F0F" w:rsidRPr="004A13C9">
          <w:rPr>
            <w:rStyle w:val="af7"/>
          </w:rPr>
          <w:t>5.2.</w:t>
        </w:r>
        <w:r w:rsidR="00150F0F" w:rsidRPr="004A13C9">
          <w:rPr>
            <w:rStyle w:val="af7"/>
            <w:rFonts w:eastAsiaTheme="minorHAnsi"/>
          </w:rPr>
          <w:t xml:space="preserve"> 사업추진일정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_Toc105506550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28</w:t>
        </w:r>
        <w:r w:rsidR="00150F0F">
          <w:rPr>
            <w:webHidden/>
          </w:rPr>
          <w:fldChar w:fldCharType="end"/>
        </w:r>
      </w:hyperlink>
    </w:p>
    <w:p w14:paraId="731AF766" w14:textId="4C8C56D0" w:rsidR="00150F0F" w:rsidRDefault="00C974E7">
      <w:pPr>
        <w:pStyle w:val="13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105506551" w:history="1">
        <w:r w:rsidR="00150F0F" w:rsidRPr="004A13C9">
          <w:rPr>
            <w:rStyle w:val="af7"/>
          </w:rPr>
          <w:t>6.</w:t>
        </w:r>
        <w:r w:rsidR="00150F0F" w:rsidRPr="004A13C9">
          <w:rPr>
            <w:rStyle w:val="af7"/>
            <w:rFonts w:eastAsiaTheme="minorHAnsi"/>
          </w:rPr>
          <w:t xml:space="preserve"> 투입 인력 현황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_Toc105506551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29</w:t>
        </w:r>
        <w:r w:rsidR="00150F0F">
          <w:rPr>
            <w:webHidden/>
          </w:rPr>
          <w:fldChar w:fldCharType="end"/>
        </w:r>
      </w:hyperlink>
    </w:p>
    <w:p w14:paraId="6C920B5F" w14:textId="423C7923" w:rsidR="00150F0F" w:rsidRDefault="00C974E7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52" w:history="1">
        <w:r w:rsidR="00150F0F" w:rsidRPr="004A13C9">
          <w:rPr>
            <w:rStyle w:val="af7"/>
          </w:rPr>
          <w:t>6.1.</w:t>
        </w:r>
        <w:r w:rsidR="00150F0F" w:rsidRPr="004A13C9">
          <w:rPr>
            <w:rStyle w:val="af7"/>
            <w:rFonts w:eastAsiaTheme="minorHAnsi"/>
          </w:rPr>
          <w:t xml:space="preserve"> 투입 인력 계획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_Toc105506552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29</w:t>
        </w:r>
        <w:r w:rsidR="00150F0F">
          <w:rPr>
            <w:webHidden/>
          </w:rPr>
          <w:fldChar w:fldCharType="end"/>
        </w:r>
      </w:hyperlink>
    </w:p>
    <w:p w14:paraId="39CB3D83" w14:textId="38579E8A" w:rsidR="00150F0F" w:rsidRDefault="00C974E7">
      <w:pPr>
        <w:pStyle w:val="13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105506553" w:history="1">
        <w:r w:rsidR="00150F0F" w:rsidRPr="004A13C9">
          <w:rPr>
            <w:rStyle w:val="af7"/>
          </w:rPr>
          <w:t>7.</w:t>
        </w:r>
        <w:r w:rsidR="00150F0F" w:rsidRPr="004A13C9">
          <w:rPr>
            <w:rStyle w:val="af7"/>
            <w:rFonts w:eastAsiaTheme="minorHAnsi"/>
          </w:rPr>
          <w:t xml:space="preserve"> 사업관리 방안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_Toc105506553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30</w:t>
        </w:r>
        <w:r w:rsidR="00150F0F">
          <w:rPr>
            <w:webHidden/>
          </w:rPr>
          <w:fldChar w:fldCharType="end"/>
        </w:r>
      </w:hyperlink>
    </w:p>
    <w:p w14:paraId="4503AA20" w14:textId="5D38FE52" w:rsidR="00150F0F" w:rsidRDefault="00C974E7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54" w:history="1">
        <w:r w:rsidR="00150F0F" w:rsidRPr="004A13C9">
          <w:rPr>
            <w:rStyle w:val="af7"/>
          </w:rPr>
          <w:t>7.1.</w:t>
        </w:r>
        <w:r w:rsidR="00150F0F" w:rsidRPr="004A13C9">
          <w:rPr>
            <w:rStyle w:val="af7"/>
            <w:rFonts w:eastAsiaTheme="minorHAnsi"/>
          </w:rPr>
          <w:t xml:space="preserve"> 진도관리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_Toc105506554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30</w:t>
        </w:r>
        <w:r w:rsidR="00150F0F">
          <w:rPr>
            <w:webHidden/>
          </w:rPr>
          <w:fldChar w:fldCharType="end"/>
        </w:r>
      </w:hyperlink>
    </w:p>
    <w:p w14:paraId="38A257CE" w14:textId="698E2F60" w:rsidR="00150F0F" w:rsidRDefault="00C974E7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55" w:history="1">
        <w:r w:rsidR="00150F0F" w:rsidRPr="004A13C9">
          <w:rPr>
            <w:rStyle w:val="af7"/>
          </w:rPr>
          <w:t>7.2.</w:t>
        </w:r>
        <w:r w:rsidR="00150F0F" w:rsidRPr="004A13C9">
          <w:rPr>
            <w:rStyle w:val="af7"/>
            <w:rFonts w:eastAsiaTheme="minorHAnsi"/>
          </w:rPr>
          <w:t xml:space="preserve"> 의사소통관리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_Toc105506555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30</w:t>
        </w:r>
        <w:r w:rsidR="00150F0F">
          <w:rPr>
            <w:webHidden/>
          </w:rPr>
          <w:fldChar w:fldCharType="end"/>
        </w:r>
      </w:hyperlink>
    </w:p>
    <w:p w14:paraId="470F4CEE" w14:textId="0609005D" w:rsidR="00150F0F" w:rsidRDefault="00C974E7">
      <w:pPr>
        <w:pStyle w:val="13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105506556" w:history="1">
        <w:r w:rsidR="00150F0F" w:rsidRPr="004A13C9">
          <w:rPr>
            <w:rStyle w:val="af7"/>
          </w:rPr>
          <w:t>8.</w:t>
        </w:r>
        <w:r w:rsidR="00150F0F" w:rsidRPr="004A13C9">
          <w:rPr>
            <w:rStyle w:val="af7"/>
            <w:rFonts w:eastAsiaTheme="minorHAnsi"/>
          </w:rPr>
          <w:t xml:space="preserve"> 지원 방안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_Toc105506556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31</w:t>
        </w:r>
        <w:r w:rsidR="00150F0F">
          <w:rPr>
            <w:webHidden/>
          </w:rPr>
          <w:fldChar w:fldCharType="end"/>
        </w:r>
      </w:hyperlink>
    </w:p>
    <w:p w14:paraId="31073129" w14:textId="20EA6804" w:rsidR="00150F0F" w:rsidRDefault="00C974E7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57" w:history="1">
        <w:r w:rsidR="00150F0F" w:rsidRPr="004A13C9">
          <w:rPr>
            <w:rStyle w:val="af7"/>
          </w:rPr>
          <w:t>8.1.</w:t>
        </w:r>
        <w:r w:rsidR="00150F0F" w:rsidRPr="004A13C9">
          <w:rPr>
            <w:rStyle w:val="af7"/>
            <w:rFonts w:eastAsiaTheme="minorHAnsi"/>
          </w:rPr>
          <w:t xml:space="preserve"> 교육훈련 계획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_Toc105506557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31</w:t>
        </w:r>
        <w:r w:rsidR="00150F0F">
          <w:rPr>
            <w:webHidden/>
          </w:rPr>
          <w:fldChar w:fldCharType="end"/>
        </w:r>
      </w:hyperlink>
    </w:p>
    <w:p w14:paraId="7BF5BE8B" w14:textId="222A5DDA" w:rsidR="00150F0F" w:rsidRDefault="00C974E7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58" w:history="1">
        <w:r w:rsidR="00150F0F" w:rsidRPr="004A13C9">
          <w:rPr>
            <w:rStyle w:val="af7"/>
            <w:rFonts w:eastAsiaTheme="minorHAnsi"/>
          </w:rPr>
          <w:t>8.1.1 개요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_Toc105506558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31</w:t>
        </w:r>
        <w:r w:rsidR="00150F0F">
          <w:rPr>
            <w:webHidden/>
          </w:rPr>
          <w:fldChar w:fldCharType="end"/>
        </w:r>
      </w:hyperlink>
    </w:p>
    <w:p w14:paraId="1D9BD3BC" w14:textId="589114B6" w:rsidR="00150F0F" w:rsidRDefault="00C974E7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59" w:history="1">
        <w:r w:rsidR="00150F0F" w:rsidRPr="004A13C9">
          <w:rPr>
            <w:rStyle w:val="af7"/>
            <w:rFonts w:eastAsiaTheme="minorHAnsi"/>
          </w:rPr>
          <w:t>8.1.2 교육내용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_Toc105506559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31</w:t>
        </w:r>
        <w:r w:rsidR="00150F0F">
          <w:rPr>
            <w:webHidden/>
          </w:rPr>
          <w:fldChar w:fldCharType="end"/>
        </w:r>
      </w:hyperlink>
    </w:p>
    <w:p w14:paraId="7E1682DF" w14:textId="7F1580C2" w:rsidR="00150F0F" w:rsidRDefault="00C974E7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60" w:history="1">
        <w:r w:rsidR="00150F0F" w:rsidRPr="004A13C9">
          <w:rPr>
            <w:rStyle w:val="af7"/>
          </w:rPr>
          <w:t>8.2. 유지보수 정의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_Toc105506560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32</w:t>
        </w:r>
        <w:r w:rsidR="00150F0F">
          <w:rPr>
            <w:webHidden/>
          </w:rPr>
          <w:fldChar w:fldCharType="end"/>
        </w:r>
      </w:hyperlink>
    </w:p>
    <w:p w14:paraId="40A7B254" w14:textId="6D4A6A96" w:rsidR="00150F0F" w:rsidRDefault="00C974E7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61" w:history="1">
        <w:r w:rsidR="00150F0F" w:rsidRPr="004A13C9">
          <w:rPr>
            <w:rStyle w:val="af7"/>
          </w:rPr>
          <w:t>8.2.1 개요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_Toc105506561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32</w:t>
        </w:r>
        <w:r w:rsidR="00150F0F">
          <w:rPr>
            <w:webHidden/>
          </w:rPr>
          <w:fldChar w:fldCharType="end"/>
        </w:r>
      </w:hyperlink>
    </w:p>
    <w:p w14:paraId="7C710A2B" w14:textId="37AA7909" w:rsidR="00150F0F" w:rsidRDefault="00C974E7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62" w:history="1">
        <w:r w:rsidR="00150F0F" w:rsidRPr="004A13C9">
          <w:rPr>
            <w:rStyle w:val="af7"/>
          </w:rPr>
          <w:t>8.2.2 유지보수 업무내용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_Toc105506562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33</w:t>
        </w:r>
        <w:r w:rsidR="00150F0F">
          <w:rPr>
            <w:webHidden/>
          </w:rPr>
          <w:fldChar w:fldCharType="end"/>
        </w:r>
      </w:hyperlink>
    </w:p>
    <w:p w14:paraId="17A002AB" w14:textId="65957139" w:rsidR="00150F0F" w:rsidRDefault="00C974E7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63" w:history="1">
        <w:r w:rsidR="00150F0F" w:rsidRPr="004A13C9">
          <w:rPr>
            <w:rStyle w:val="af7"/>
          </w:rPr>
          <w:t>8.3. 기술이전 계획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_Toc105506563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33</w:t>
        </w:r>
        <w:r w:rsidR="00150F0F">
          <w:rPr>
            <w:webHidden/>
          </w:rPr>
          <w:fldChar w:fldCharType="end"/>
        </w:r>
      </w:hyperlink>
    </w:p>
    <w:p w14:paraId="70931516" w14:textId="75C7D022" w:rsidR="00150F0F" w:rsidRDefault="00C974E7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64" w:history="1">
        <w:r w:rsidR="00150F0F" w:rsidRPr="004A13C9">
          <w:rPr>
            <w:rStyle w:val="af7"/>
            <w:rFonts w:eastAsiaTheme="minorHAnsi"/>
          </w:rPr>
          <w:t>8.3.1 개요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_Toc105506564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33</w:t>
        </w:r>
        <w:r w:rsidR="00150F0F">
          <w:rPr>
            <w:webHidden/>
          </w:rPr>
          <w:fldChar w:fldCharType="end"/>
        </w:r>
      </w:hyperlink>
    </w:p>
    <w:p w14:paraId="559CEB52" w14:textId="1046FA23" w:rsidR="00150F0F" w:rsidRDefault="00C974E7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65" w:history="1">
        <w:r w:rsidR="00150F0F" w:rsidRPr="004A13C9">
          <w:rPr>
            <w:rStyle w:val="af7"/>
            <w:rFonts w:eastAsiaTheme="minorHAnsi"/>
          </w:rPr>
          <w:t>8.3.2 기술 이전 내용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_Toc105506565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34</w:t>
        </w:r>
        <w:r w:rsidR="00150F0F">
          <w:rPr>
            <w:webHidden/>
          </w:rPr>
          <w:fldChar w:fldCharType="end"/>
        </w:r>
      </w:hyperlink>
    </w:p>
    <w:p w14:paraId="7FFC8C37" w14:textId="47503930" w:rsidR="00150F0F" w:rsidRDefault="00C974E7">
      <w:pPr>
        <w:pStyle w:val="13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105506566" w:history="1">
        <w:r w:rsidR="00150F0F" w:rsidRPr="004A13C9">
          <w:rPr>
            <w:rStyle w:val="af7"/>
          </w:rPr>
          <w:t>9.</w:t>
        </w:r>
        <w:r w:rsidR="00150F0F" w:rsidRPr="004A13C9">
          <w:rPr>
            <w:rStyle w:val="af7"/>
            <w:rFonts w:eastAsiaTheme="minorHAnsi"/>
          </w:rPr>
          <w:t xml:space="preserve"> 고객사 협조 요청사항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_Toc105506566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34</w:t>
        </w:r>
        <w:r w:rsidR="00150F0F">
          <w:rPr>
            <w:webHidden/>
          </w:rPr>
          <w:fldChar w:fldCharType="end"/>
        </w:r>
      </w:hyperlink>
    </w:p>
    <w:p w14:paraId="169C1B9C" w14:textId="756BA486" w:rsidR="00150F0F" w:rsidRDefault="00C974E7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67" w:history="1">
        <w:r w:rsidR="00150F0F" w:rsidRPr="004A13C9">
          <w:rPr>
            <w:rStyle w:val="af7"/>
          </w:rPr>
          <w:t>9.1.</w:t>
        </w:r>
        <w:r w:rsidR="00150F0F" w:rsidRPr="004A13C9">
          <w:rPr>
            <w:rStyle w:val="af7"/>
            <w:rFonts w:eastAsiaTheme="minorHAnsi"/>
          </w:rPr>
          <w:t xml:space="preserve"> 의사 결정자 및 업무 담당자 참여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_Toc105506567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34</w:t>
        </w:r>
        <w:r w:rsidR="00150F0F">
          <w:rPr>
            <w:webHidden/>
          </w:rPr>
          <w:fldChar w:fldCharType="end"/>
        </w:r>
      </w:hyperlink>
    </w:p>
    <w:p w14:paraId="7DDBEC6F" w14:textId="5D9823A1" w:rsidR="00150F0F" w:rsidRDefault="00C974E7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68" w:history="1">
        <w:r w:rsidR="00150F0F" w:rsidRPr="004A13C9">
          <w:rPr>
            <w:rStyle w:val="af7"/>
          </w:rPr>
          <w:t>9.2.</w:t>
        </w:r>
        <w:r w:rsidR="00150F0F" w:rsidRPr="004A13C9">
          <w:rPr>
            <w:rStyle w:val="af7"/>
            <w:rFonts w:eastAsiaTheme="minorHAnsi"/>
          </w:rPr>
          <w:t xml:space="preserve"> 대외 파트너사와의 유기적 협조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_Toc105506568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34</w:t>
        </w:r>
        <w:r w:rsidR="00150F0F">
          <w:rPr>
            <w:webHidden/>
          </w:rPr>
          <w:fldChar w:fldCharType="end"/>
        </w:r>
      </w:hyperlink>
    </w:p>
    <w:p w14:paraId="790A6A70" w14:textId="0FF97BD0" w:rsidR="00150F0F" w:rsidRDefault="00C974E7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69" w:history="1">
        <w:r w:rsidR="00150F0F" w:rsidRPr="004A13C9">
          <w:rPr>
            <w:rStyle w:val="af7"/>
          </w:rPr>
          <w:t>9.3.</w:t>
        </w:r>
        <w:r w:rsidR="00150F0F" w:rsidRPr="004A13C9">
          <w:rPr>
            <w:rStyle w:val="af7"/>
            <w:rFonts w:eastAsiaTheme="minorHAnsi"/>
          </w:rPr>
          <w:t xml:space="preserve"> 구축 대상 및 범위에 대한 명확한 정의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_Toc105506569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34</w:t>
        </w:r>
        <w:r w:rsidR="00150F0F">
          <w:rPr>
            <w:webHidden/>
          </w:rPr>
          <w:fldChar w:fldCharType="end"/>
        </w:r>
      </w:hyperlink>
    </w:p>
    <w:p w14:paraId="1FA23E4E" w14:textId="2AE1846C" w:rsidR="00150F0F" w:rsidRDefault="00C974E7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70" w:history="1">
        <w:r w:rsidR="00150F0F" w:rsidRPr="004A13C9">
          <w:rPr>
            <w:rStyle w:val="af7"/>
          </w:rPr>
          <w:t>9.4.</w:t>
        </w:r>
        <w:r w:rsidR="00150F0F" w:rsidRPr="004A13C9">
          <w:rPr>
            <w:rStyle w:val="af7"/>
            <w:rFonts w:eastAsiaTheme="minorHAnsi"/>
          </w:rPr>
          <w:t xml:space="preserve"> 사업수행과 시스템 구축을 위한 제반 환경 제공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_Toc105506570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35</w:t>
        </w:r>
        <w:r w:rsidR="00150F0F">
          <w:rPr>
            <w:webHidden/>
          </w:rPr>
          <w:fldChar w:fldCharType="end"/>
        </w:r>
      </w:hyperlink>
    </w:p>
    <w:p w14:paraId="2E3CF44E" w14:textId="13486ED2" w:rsidR="00150F0F" w:rsidRDefault="00C974E7">
      <w:pPr>
        <w:pStyle w:val="13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105506571" w:history="1">
        <w:r w:rsidR="00150F0F" w:rsidRPr="004A13C9">
          <w:rPr>
            <w:rStyle w:val="af7"/>
          </w:rPr>
          <w:t>10. 첨부 (산출물 Sample)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_Toc105506571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35</w:t>
        </w:r>
        <w:r w:rsidR="00150F0F">
          <w:rPr>
            <w:webHidden/>
          </w:rPr>
          <w:fldChar w:fldCharType="end"/>
        </w:r>
      </w:hyperlink>
    </w:p>
    <w:p w14:paraId="376397A1" w14:textId="24FD438F" w:rsidR="006645EC" w:rsidRPr="008B33DC" w:rsidRDefault="003B51EC" w:rsidP="00F05CD2">
      <w:pPr>
        <w:rPr>
          <w:rFonts w:asciiTheme="minorHAnsi" w:eastAsiaTheme="minorHAnsi" w:hAnsiTheme="minorHAnsi"/>
          <w:b/>
          <w:bCs/>
          <w:noProof/>
          <w:sz w:val="20"/>
        </w:rPr>
      </w:pPr>
      <w:r w:rsidRPr="008B33DC">
        <w:rPr>
          <w:rFonts w:asciiTheme="minorHAnsi" w:eastAsiaTheme="minorHAnsi" w:hAnsiTheme="minorHAnsi"/>
          <w:b/>
          <w:bCs/>
          <w:noProof/>
          <w:sz w:val="20"/>
        </w:rPr>
        <w:fldChar w:fldCharType="end"/>
      </w:r>
    </w:p>
    <w:p w14:paraId="02BCD003" w14:textId="77777777" w:rsidR="00CD21BD" w:rsidRPr="008B33DC" w:rsidRDefault="006645EC" w:rsidP="00CD21BD">
      <w:pPr>
        <w:pStyle w:val="10"/>
        <w:ind w:left="502" w:hanging="502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  <w:bCs/>
          <w:noProof/>
          <w:sz w:val="26"/>
          <w:szCs w:val="22"/>
        </w:rPr>
        <w:br w:type="page"/>
      </w:r>
      <w:bookmarkStart w:id="1" w:name="_Toc103753049"/>
      <w:bookmarkStart w:id="2" w:name="_Toc156298755"/>
      <w:r w:rsidR="00533626" w:rsidRPr="008B33DC">
        <w:rPr>
          <w:rFonts w:asciiTheme="minorHAnsi" w:eastAsiaTheme="minorHAnsi" w:hAnsiTheme="minorHAnsi" w:hint="eastAsia"/>
          <w:bCs/>
          <w:noProof/>
          <w:sz w:val="26"/>
          <w:szCs w:val="22"/>
        </w:rPr>
        <w:lastRenderedPageBreak/>
        <w:t xml:space="preserve"> </w:t>
      </w:r>
      <w:bookmarkStart w:id="3" w:name="_Toc105506510"/>
      <w:bookmarkStart w:id="4" w:name="_Toc103753050"/>
      <w:bookmarkEnd w:id="1"/>
      <w:bookmarkEnd w:id="2"/>
      <w:r w:rsidR="00CD21BD" w:rsidRPr="008B33DC">
        <w:rPr>
          <w:rFonts w:asciiTheme="minorHAnsi" w:eastAsiaTheme="minorHAnsi" w:hAnsiTheme="minorHAnsi" w:hint="eastAsia"/>
        </w:rPr>
        <w:t>프로젝트 개요</w:t>
      </w:r>
      <w:bookmarkEnd w:id="3"/>
    </w:p>
    <w:p w14:paraId="2084B25F" w14:textId="77777777" w:rsidR="00CD21BD" w:rsidRPr="008B33DC" w:rsidRDefault="00CD21BD" w:rsidP="00CD21BD">
      <w:pPr>
        <w:pStyle w:val="20"/>
        <w:ind w:left="619" w:hanging="619"/>
        <w:rPr>
          <w:rFonts w:asciiTheme="minorHAnsi" w:eastAsiaTheme="minorHAnsi" w:hAnsiTheme="minorHAnsi"/>
        </w:rPr>
      </w:pPr>
      <w:bookmarkStart w:id="5" w:name="_Toc156298756"/>
      <w:r w:rsidRPr="008B33DC">
        <w:rPr>
          <w:rFonts w:asciiTheme="minorHAnsi" w:eastAsiaTheme="minorHAnsi" w:hAnsiTheme="minorHAnsi" w:hint="eastAsia"/>
        </w:rPr>
        <w:t xml:space="preserve"> </w:t>
      </w:r>
      <w:bookmarkStart w:id="6" w:name="_Toc105506511"/>
      <w:r w:rsidRPr="008B33DC">
        <w:rPr>
          <w:rFonts w:asciiTheme="minorHAnsi" w:eastAsiaTheme="minorHAnsi" w:hAnsiTheme="minorHAnsi" w:hint="eastAsia"/>
        </w:rPr>
        <w:t>프로젝트 명</w:t>
      </w:r>
      <w:bookmarkEnd w:id="5"/>
      <w:bookmarkEnd w:id="6"/>
    </w:p>
    <w:p w14:paraId="1DBBB198" w14:textId="1C3B969F" w:rsidR="00CD21BD" w:rsidRPr="008B33DC" w:rsidRDefault="003C2FC7" w:rsidP="00CD21BD">
      <w:pPr>
        <w:numPr>
          <w:ilvl w:val="0"/>
          <w:numId w:val="6"/>
        </w:numPr>
        <w:autoSpaceDE w:val="0"/>
        <w:autoSpaceDN w:val="0"/>
        <w:spacing w:before="60" w:after="60"/>
        <w:ind w:left="851"/>
        <w:rPr>
          <w:rFonts w:asciiTheme="minorHAnsi" w:eastAsiaTheme="minorHAnsi" w:hAnsiTheme="minorHAnsi" w:cs="Arial"/>
          <w:sz w:val="20"/>
        </w:rPr>
      </w:pPr>
      <w:bookmarkStart w:id="7" w:name="_Hlk60909397"/>
      <w:r w:rsidRPr="003C2FC7">
        <w:rPr>
          <w:rFonts w:asciiTheme="minorHAnsi" w:eastAsiaTheme="minorHAnsi" w:hAnsiTheme="minorHAnsi" w:cs="Arial" w:hint="eastAsia"/>
          <w:sz w:val="20"/>
        </w:rPr>
        <w:t xml:space="preserve">㈜영진공사 </w:t>
      </w:r>
      <w:proofErr w:type="spellStart"/>
      <w:r w:rsidRPr="003C2FC7">
        <w:rPr>
          <w:rFonts w:asciiTheme="minorHAnsi" w:eastAsiaTheme="minorHAnsi" w:hAnsiTheme="minorHAnsi" w:cs="Arial" w:hint="eastAsia"/>
          <w:sz w:val="20"/>
        </w:rPr>
        <w:t>아암</w:t>
      </w:r>
      <w:proofErr w:type="spellEnd"/>
      <w:r w:rsidRPr="003C2FC7">
        <w:rPr>
          <w:rFonts w:asciiTheme="minorHAnsi" w:eastAsiaTheme="minorHAnsi" w:hAnsiTheme="minorHAnsi" w:cs="Arial" w:hint="eastAsia"/>
          <w:sz w:val="20"/>
        </w:rPr>
        <w:t xml:space="preserve"> 제2보세 ODCY 자동화 게이트 및 재고관리 시스템</w:t>
      </w:r>
      <w:r w:rsidR="00CD21BD" w:rsidRPr="008B33DC">
        <w:rPr>
          <w:rFonts w:asciiTheme="minorHAnsi" w:eastAsiaTheme="minorHAnsi" w:hAnsiTheme="minorHAnsi" w:cs="Arial" w:hint="eastAsia"/>
          <w:sz w:val="20"/>
        </w:rPr>
        <w:t xml:space="preserve"> 구축</w:t>
      </w:r>
    </w:p>
    <w:bookmarkEnd w:id="7"/>
    <w:p w14:paraId="4498DED9" w14:textId="77777777" w:rsidR="00CD21BD" w:rsidRPr="008B33DC" w:rsidRDefault="00CD21BD" w:rsidP="00CD21BD">
      <w:pPr>
        <w:autoSpaceDE w:val="0"/>
        <w:autoSpaceDN w:val="0"/>
        <w:spacing w:before="60" w:after="60"/>
        <w:ind w:left="851"/>
        <w:rPr>
          <w:rFonts w:asciiTheme="minorHAnsi" w:eastAsiaTheme="minorHAnsi" w:hAnsiTheme="minorHAnsi" w:cs="Arial"/>
          <w:sz w:val="20"/>
        </w:rPr>
      </w:pPr>
    </w:p>
    <w:p w14:paraId="37AA0160" w14:textId="77777777" w:rsidR="00CD21BD" w:rsidRPr="008B33DC" w:rsidRDefault="00CD21BD" w:rsidP="00CD21BD">
      <w:pPr>
        <w:pStyle w:val="20"/>
        <w:ind w:left="619" w:hanging="619"/>
        <w:rPr>
          <w:rFonts w:asciiTheme="minorHAnsi" w:eastAsiaTheme="minorHAnsi" w:hAnsiTheme="minorHAnsi"/>
        </w:rPr>
      </w:pPr>
      <w:bookmarkStart w:id="8" w:name="_Toc156298757"/>
      <w:r w:rsidRPr="008B33DC">
        <w:rPr>
          <w:rFonts w:asciiTheme="minorHAnsi" w:eastAsiaTheme="minorHAnsi" w:hAnsiTheme="minorHAnsi" w:hint="eastAsia"/>
        </w:rPr>
        <w:t xml:space="preserve"> </w:t>
      </w:r>
      <w:bookmarkStart w:id="9" w:name="_Toc105506512"/>
      <w:r w:rsidRPr="008B33DC">
        <w:rPr>
          <w:rFonts w:asciiTheme="minorHAnsi" w:eastAsiaTheme="minorHAnsi" w:hAnsiTheme="minorHAnsi" w:hint="eastAsia"/>
        </w:rPr>
        <w:t>프로젝트 기간</w:t>
      </w:r>
      <w:bookmarkEnd w:id="8"/>
      <w:bookmarkEnd w:id="9"/>
    </w:p>
    <w:p w14:paraId="100391DA" w14:textId="736EEF82" w:rsidR="00CD21BD" w:rsidRPr="008B33DC" w:rsidRDefault="00CD21BD" w:rsidP="00CD21BD">
      <w:pPr>
        <w:numPr>
          <w:ilvl w:val="0"/>
          <w:numId w:val="6"/>
        </w:numPr>
        <w:autoSpaceDE w:val="0"/>
        <w:autoSpaceDN w:val="0"/>
        <w:spacing w:before="60" w:after="60"/>
        <w:ind w:left="851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프로젝트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 </w:t>
      </w:r>
      <w:proofErr w:type="gramStart"/>
      <w:r w:rsidRPr="008B33DC">
        <w:rPr>
          <w:rFonts w:asciiTheme="minorHAnsi" w:eastAsiaTheme="minorHAnsi" w:hAnsiTheme="minorHAnsi" w:cs="Arial" w:hint="eastAsia"/>
          <w:sz w:val="20"/>
        </w:rPr>
        <w:t>기간 :</w:t>
      </w:r>
      <w:proofErr w:type="gramEnd"/>
      <w:r w:rsidRPr="008B33DC">
        <w:rPr>
          <w:rFonts w:asciiTheme="minorHAnsi" w:eastAsiaTheme="minorHAnsi" w:hAnsiTheme="minorHAnsi" w:cs="Arial" w:hint="eastAsia"/>
          <w:sz w:val="20"/>
        </w:rPr>
        <w:t xml:space="preserve"> 202</w:t>
      </w:r>
      <w:r w:rsidR="003C2FC7">
        <w:rPr>
          <w:rFonts w:asciiTheme="minorHAnsi" w:eastAsiaTheme="minorHAnsi" w:hAnsiTheme="minorHAnsi" w:cs="Arial"/>
          <w:sz w:val="20"/>
        </w:rPr>
        <w:t>2</w:t>
      </w:r>
      <w:r w:rsidRPr="008B33DC">
        <w:rPr>
          <w:rFonts w:asciiTheme="minorHAnsi" w:eastAsiaTheme="minorHAnsi" w:hAnsiTheme="minorHAnsi" w:cs="Arial" w:hint="eastAsia"/>
          <w:sz w:val="20"/>
        </w:rPr>
        <w:t>년 0</w:t>
      </w:r>
      <w:r w:rsidR="003C2FC7">
        <w:rPr>
          <w:rFonts w:asciiTheme="minorHAnsi" w:eastAsiaTheme="minorHAnsi" w:hAnsiTheme="minorHAnsi" w:cs="Arial"/>
          <w:sz w:val="20"/>
        </w:rPr>
        <w:t>6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월 </w:t>
      </w:r>
      <w:r w:rsidR="003C2FC7">
        <w:rPr>
          <w:rFonts w:asciiTheme="minorHAnsi" w:eastAsiaTheme="minorHAnsi" w:hAnsiTheme="minorHAnsi" w:cs="Arial"/>
          <w:sz w:val="20"/>
        </w:rPr>
        <w:t>15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일 ~ 2022년 </w:t>
      </w:r>
      <w:r w:rsidR="003C2FC7">
        <w:rPr>
          <w:rFonts w:asciiTheme="minorHAnsi" w:eastAsiaTheme="minorHAnsi" w:hAnsiTheme="minorHAnsi" w:cs="Arial"/>
          <w:sz w:val="20"/>
        </w:rPr>
        <w:t>12</w:t>
      </w:r>
      <w:r w:rsidRPr="008B33DC">
        <w:rPr>
          <w:rFonts w:asciiTheme="minorHAnsi" w:eastAsiaTheme="minorHAnsi" w:hAnsiTheme="minorHAnsi" w:cs="Arial" w:hint="eastAsia"/>
          <w:sz w:val="20"/>
        </w:rPr>
        <w:t>월 3</w:t>
      </w:r>
      <w:r w:rsidR="00FE3C2E">
        <w:rPr>
          <w:rFonts w:asciiTheme="minorHAnsi" w:eastAsiaTheme="minorHAnsi" w:hAnsiTheme="minorHAnsi" w:cs="Arial"/>
          <w:sz w:val="20"/>
        </w:rPr>
        <w:t>1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일 (총 </w:t>
      </w:r>
      <w:r w:rsidR="003C2FC7">
        <w:rPr>
          <w:rFonts w:asciiTheme="minorHAnsi" w:eastAsiaTheme="minorHAnsi" w:hAnsiTheme="minorHAnsi" w:cs="Arial"/>
          <w:sz w:val="20"/>
        </w:rPr>
        <w:t>6.5</w:t>
      </w:r>
      <w:r w:rsidRPr="008B33DC">
        <w:rPr>
          <w:rFonts w:asciiTheme="minorHAnsi" w:eastAsiaTheme="minorHAnsi" w:hAnsiTheme="minorHAnsi" w:cs="Arial" w:hint="eastAsia"/>
          <w:sz w:val="20"/>
        </w:rPr>
        <w:t>개월)</w:t>
      </w:r>
    </w:p>
    <w:p w14:paraId="73FF00BB" w14:textId="77777777" w:rsidR="00CD21BD" w:rsidRPr="008B33DC" w:rsidRDefault="00CD21BD" w:rsidP="00CD21BD">
      <w:pPr>
        <w:autoSpaceDE w:val="0"/>
        <w:autoSpaceDN w:val="0"/>
        <w:spacing w:before="60" w:after="60"/>
        <w:rPr>
          <w:rFonts w:asciiTheme="minorHAnsi" w:eastAsiaTheme="minorHAnsi" w:hAnsiTheme="minorHAnsi" w:cs="Arial"/>
          <w:sz w:val="20"/>
        </w:rPr>
      </w:pPr>
    </w:p>
    <w:p w14:paraId="18CBEA0A" w14:textId="77777777" w:rsidR="00CD21BD" w:rsidRPr="008B33DC" w:rsidRDefault="00CD21BD" w:rsidP="00CD21BD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t xml:space="preserve"> </w:t>
      </w:r>
      <w:bookmarkStart w:id="10" w:name="_Toc105506513"/>
      <w:r w:rsidRPr="008B33DC">
        <w:rPr>
          <w:rFonts w:asciiTheme="minorHAnsi" w:eastAsiaTheme="minorHAnsi" w:hAnsiTheme="minorHAnsi" w:hint="eastAsia"/>
        </w:rPr>
        <w:t xml:space="preserve">프로젝트 </w:t>
      </w:r>
      <w:r w:rsidRPr="008B33DC">
        <w:rPr>
          <w:rFonts w:asciiTheme="minorHAnsi" w:eastAsiaTheme="minorHAnsi" w:hAnsiTheme="minorHAnsi"/>
        </w:rPr>
        <w:t>배경</w:t>
      </w:r>
      <w:bookmarkEnd w:id="10"/>
    </w:p>
    <w:p w14:paraId="61DE4EE2" w14:textId="705BD0B6" w:rsidR="00CD21BD" w:rsidRPr="008B33DC" w:rsidRDefault="00CD21BD" w:rsidP="00CD21BD">
      <w:pPr>
        <w:numPr>
          <w:ilvl w:val="0"/>
          <w:numId w:val="6"/>
        </w:numPr>
        <w:autoSpaceDE w:val="0"/>
        <w:autoSpaceDN w:val="0"/>
        <w:spacing w:before="60" w:after="60"/>
        <w:ind w:left="851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 xml:space="preserve">최적의 IT 시스템 구성을 통해 글로벌 기업으로 도약하는 것을 목표로 고객에게 보다 나은 서비스와 </w:t>
      </w:r>
      <w:r w:rsidRPr="008B33DC">
        <w:rPr>
          <w:rFonts w:asciiTheme="minorHAnsi" w:eastAsiaTheme="minorHAnsi" w:hAnsiTheme="minorHAnsi" w:cs="Arial"/>
          <w:sz w:val="20"/>
        </w:rPr>
        <w:t>㈜</w:t>
      </w:r>
      <w:r w:rsidR="00365D77">
        <w:rPr>
          <w:rFonts w:asciiTheme="minorHAnsi" w:eastAsiaTheme="minorHAnsi" w:hAnsiTheme="minorHAnsi" w:cs="Arial" w:hint="eastAsia"/>
          <w:sz w:val="20"/>
        </w:rPr>
        <w:t>영진공사</w:t>
      </w:r>
      <w:r w:rsidRPr="008B33DC">
        <w:rPr>
          <w:rFonts w:asciiTheme="minorHAnsi" w:eastAsiaTheme="minorHAnsi" w:hAnsiTheme="minorHAnsi" w:cs="Arial" w:hint="eastAsia"/>
          <w:sz w:val="20"/>
        </w:rPr>
        <w:t>만의 특화된 항만물류 서비스 제공을 구현하고 타업체와의 경쟁에 효과적으로 대응하고자</w:t>
      </w:r>
      <w:r w:rsidRPr="008B33DC">
        <w:rPr>
          <w:rFonts w:asciiTheme="minorHAnsi" w:eastAsiaTheme="minorHAnsi" w:hAnsiTheme="minorHAnsi" w:cs="Arial"/>
          <w:sz w:val="20"/>
        </w:rPr>
        <w:t>, “</w:t>
      </w:r>
      <w:r w:rsidR="00365D77" w:rsidRPr="003C2FC7">
        <w:rPr>
          <w:rFonts w:asciiTheme="minorHAnsi" w:eastAsiaTheme="minorHAnsi" w:hAnsiTheme="minorHAnsi" w:cs="Arial" w:hint="eastAsia"/>
          <w:sz w:val="20"/>
        </w:rPr>
        <w:t xml:space="preserve">㈜영진공사 </w:t>
      </w:r>
      <w:proofErr w:type="spellStart"/>
      <w:r w:rsidR="00365D77" w:rsidRPr="003C2FC7">
        <w:rPr>
          <w:rFonts w:asciiTheme="minorHAnsi" w:eastAsiaTheme="minorHAnsi" w:hAnsiTheme="minorHAnsi" w:cs="Arial" w:hint="eastAsia"/>
          <w:sz w:val="20"/>
        </w:rPr>
        <w:t>아암</w:t>
      </w:r>
      <w:proofErr w:type="spellEnd"/>
      <w:r w:rsidR="00365D77" w:rsidRPr="003C2FC7">
        <w:rPr>
          <w:rFonts w:asciiTheme="minorHAnsi" w:eastAsiaTheme="minorHAnsi" w:hAnsiTheme="minorHAnsi" w:cs="Arial" w:hint="eastAsia"/>
          <w:sz w:val="20"/>
        </w:rPr>
        <w:t xml:space="preserve"> 제2보세 ODCY 자동화 게이트 및 재고관리 시스템</w:t>
      </w:r>
      <w:r w:rsidR="00365D77" w:rsidRPr="008B33DC">
        <w:rPr>
          <w:rFonts w:asciiTheme="minorHAnsi" w:eastAsiaTheme="minorHAnsi" w:hAnsiTheme="minorHAnsi" w:cs="Arial" w:hint="eastAsia"/>
          <w:sz w:val="20"/>
        </w:rPr>
        <w:t xml:space="preserve"> 구축</w:t>
      </w:r>
      <w:r w:rsidRPr="008B33DC">
        <w:rPr>
          <w:rFonts w:asciiTheme="minorHAnsi" w:eastAsiaTheme="minorHAnsi" w:hAnsiTheme="minorHAnsi" w:cs="Arial"/>
          <w:sz w:val="20"/>
        </w:rPr>
        <w:t>” 사업을 추진한다.</w:t>
      </w:r>
    </w:p>
    <w:p w14:paraId="2885185B" w14:textId="77777777" w:rsidR="00CD21BD" w:rsidRPr="008B33DC" w:rsidRDefault="00CD21BD" w:rsidP="00CD21BD">
      <w:pPr>
        <w:rPr>
          <w:rFonts w:asciiTheme="minorHAnsi" w:eastAsiaTheme="minorHAnsi" w:hAnsiTheme="minorHAnsi" w:cs="Arial"/>
          <w:sz w:val="20"/>
        </w:rPr>
      </w:pPr>
    </w:p>
    <w:p w14:paraId="15043640" w14:textId="77777777" w:rsidR="00CD21BD" w:rsidRPr="008B33DC" w:rsidRDefault="00CD21BD" w:rsidP="00CD21BD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t xml:space="preserve"> </w:t>
      </w:r>
      <w:bookmarkStart w:id="11" w:name="_Toc105506514"/>
      <w:r w:rsidRPr="008B33DC">
        <w:rPr>
          <w:rFonts w:asciiTheme="minorHAnsi" w:eastAsiaTheme="minorHAnsi" w:hAnsiTheme="minorHAnsi" w:hint="eastAsia"/>
        </w:rPr>
        <w:t xml:space="preserve">프로젝트 </w:t>
      </w:r>
      <w:r w:rsidRPr="008B33DC">
        <w:rPr>
          <w:rFonts w:asciiTheme="minorHAnsi" w:eastAsiaTheme="minorHAnsi" w:hAnsiTheme="minorHAnsi"/>
        </w:rPr>
        <w:t>목적</w:t>
      </w:r>
      <w:bookmarkEnd w:id="11"/>
    </w:p>
    <w:p w14:paraId="5DA1EAE6" w14:textId="77777777" w:rsidR="00CD21BD" w:rsidRPr="008B33DC" w:rsidRDefault="00CD21BD" w:rsidP="00CD21BD">
      <w:pPr>
        <w:numPr>
          <w:ilvl w:val="1"/>
          <w:numId w:val="8"/>
        </w:numPr>
        <w:tabs>
          <w:tab w:val="clear" w:pos="1440"/>
          <w:tab w:val="num" w:pos="360"/>
        </w:tabs>
        <w:autoSpaceDE w:val="0"/>
        <w:autoSpaceDN w:val="0"/>
        <w:ind w:left="900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선진화된 시스템 도입으로 업계 경쟁력 강화하고 글로벌 기업으로 도약</w:t>
      </w:r>
    </w:p>
    <w:p w14:paraId="27BD557E" w14:textId="5416E22E" w:rsidR="00CD21BD" w:rsidRPr="008B33DC" w:rsidRDefault="00CD21BD" w:rsidP="00CD21BD">
      <w:pPr>
        <w:numPr>
          <w:ilvl w:val="1"/>
          <w:numId w:val="8"/>
        </w:numPr>
        <w:tabs>
          <w:tab w:val="clear" w:pos="1440"/>
          <w:tab w:val="num" w:pos="360"/>
        </w:tabs>
        <w:autoSpaceDE w:val="0"/>
        <w:autoSpaceDN w:val="0"/>
        <w:ind w:left="900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 xml:space="preserve">쌍방향 </w:t>
      </w:r>
      <w:proofErr w:type="spellStart"/>
      <w:r w:rsidRPr="008B33DC">
        <w:rPr>
          <w:rFonts w:asciiTheme="minorHAnsi" w:eastAsiaTheme="minorHAnsi" w:hAnsiTheme="minorHAnsi" w:cs="Arial" w:hint="eastAsia"/>
          <w:sz w:val="20"/>
        </w:rPr>
        <w:t>고객협업</w:t>
      </w:r>
      <w:proofErr w:type="spellEnd"/>
      <w:r w:rsidRPr="008B33DC">
        <w:rPr>
          <w:rFonts w:asciiTheme="minorHAnsi" w:eastAsiaTheme="minorHAnsi" w:hAnsiTheme="minorHAnsi" w:cs="Arial" w:hint="eastAsia"/>
          <w:sz w:val="20"/>
        </w:rPr>
        <w:t xml:space="preserve"> 시스템을 구성하여 고객서비스 향상과 대외신뢰도 강화</w:t>
      </w:r>
    </w:p>
    <w:p w14:paraId="258597BE" w14:textId="77777777" w:rsidR="00CD21BD" w:rsidRPr="008B33DC" w:rsidRDefault="00CD21BD" w:rsidP="00CD21BD">
      <w:pPr>
        <w:numPr>
          <w:ilvl w:val="1"/>
          <w:numId w:val="8"/>
        </w:numPr>
        <w:tabs>
          <w:tab w:val="clear" w:pos="1440"/>
          <w:tab w:val="num" w:pos="360"/>
        </w:tabs>
        <w:autoSpaceDE w:val="0"/>
        <w:autoSpaceDN w:val="0"/>
        <w:ind w:left="900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최신 IT기술을 통해 보안강화, 사용자 운영환경 개선하여 안정적 운영환경 구축</w:t>
      </w:r>
    </w:p>
    <w:p w14:paraId="111B2D1E" w14:textId="77777777" w:rsidR="00CD21BD" w:rsidRPr="008B33DC" w:rsidRDefault="00CD21BD" w:rsidP="00CD21BD">
      <w:pPr>
        <w:numPr>
          <w:ilvl w:val="1"/>
          <w:numId w:val="8"/>
        </w:numPr>
        <w:tabs>
          <w:tab w:val="clear" w:pos="1440"/>
          <w:tab w:val="num" w:pos="360"/>
        </w:tabs>
        <w:autoSpaceDE w:val="0"/>
        <w:autoSpaceDN w:val="0"/>
        <w:ind w:left="900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효율적 경영목표 달성을 위한 체계적인 정보지원체계 마련을 통해 효율적이고</w:t>
      </w:r>
      <w:r w:rsidRPr="008B33DC">
        <w:rPr>
          <w:rFonts w:asciiTheme="minorHAnsi" w:eastAsiaTheme="minorHAnsi" w:hAnsiTheme="minorHAnsi" w:cs="Arial" w:hint="eastAsia"/>
          <w:sz w:val="20"/>
        </w:rPr>
        <w:br/>
      </w:r>
      <w:r w:rsidRPr="008B33DC">
        <w:rPr>
          <w:rFonts w:asciiTheme="minorHAnsi" w:eastAsiaTheme="minorHAnsi" w:hAnsiTheme="minorHAnsi" w:cs="Arial"/>
          <w:sz w:val="20"/>
        </w:rPr>
        <w:t>안정적인 업무환경 구축을 효과적으로 달성.</w:t>
      </w:r>
    </w:p>
    <w:p w14:paraId="5A9E8A40" w14:textId="77777777" w:rsidR="00CD21BD" w:rsidRPr="008B33DC" w:rsidRDefault="00CD21BD" w:rsidP="00CD21BD">
      <w:pPr>
        <w:rPr>
          <w:rFonts w:asciiTheme="minorHAnsi" w:eastAsiaTheme="minorHAnsi" w:hAnsiTheme="minorHAnsi" w:cs="Arial"/>
          <w:sz w:val="20"/>
        </w:rPr>
      </w:pPr>
    </w:p>
    <w:p w14:paraId="0F2A957D" w14:textId="77777777" w:rsidR="00CD21BD" w:rsidRPr="008B33DC" w:rsidRDefault="00CD21BD" w:rsidP="00CD21BD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t xml:space="preserve"> </w:t>
      </w:r>
      <w:bookmarkStart w:id="12" w:name="_Toc105506515"/>
      <w:r w:rsidRPr="008B33DC">
        <w:rPr>
          <w:rFonts w:asciiTheme="minorHAnsi" w:eastAsiaTheme="minorHAnsi" w:hAnsiTheme="minorHAnsi" w:hint="eastAsia"/>
        </w:rPr>
        <w:t xml:space="preserve">프로젝트 </w:t>
      </w:r>
      <w:r w:rsidRPr="008B33DC">
        <w:rPr>
          <w:rFonts w:asciiTheme="minorHAnsi" w:eastAsiaTheme="minorHAnsi" w:hAnsiTheme="minorHAnsi"/>
        </w:rPr>
        <w:t>적용범위</w:t>
      </w:r>
      <w:bookmarkEnd w:id="12"/>
    </w:p>
    <w:p w14:paraId="6FB5A6E3" w14:textId="41336D4B" w:rsidR="00CD21BD" w:rsidRPr="008B33DC" w:rsidRDefault="00CD21BD" w:rsidP="00CD21BD">
      <w:pPr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본 과업수행계획서의 적용범위는 ㈜</w:t>
      </w:r>
      <w:r w:rsidR="00401578">
        <w:rPr>
          <w:rFonts w:asciiTheme="minorHAnsi" w:eastAsiaTheme="minorHAnsi" w:hAnsiTheme="minorHAnsi" w:cs="Arial" w:hint="eastAsia"/>
          <w:sz w:val="20"/>
        </w:rPr>
        <w:t>영진공사</w:t>
      </w:r>
      <w:r w:rsidRPr="008B33DC">
        <w:rPr>
          <w:rFonts w:asciiTheme="minorHAnsi" w:eastAsiaTheme="minorHAnsi" w:hAnsiTheme="minorHAnsi" w:cs="Arial"/>
          <w:sz w:val="20"/>
        </w:rPr>
        <w:t>의 승인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 절</w:t>
      </w:r>
      <w:r w:rsidRPr="008B33DC">
        <w:rPr>
          <w:rFonts w:asciiTheme="minorHAnsi" w:eastAsiaTheme="minorHAnsi" w:hAnsiTheme="minorHAnsi" w:cs="Arial"/>
          <w:sz w:val="20"/>
        </w:rPr>
        <w:t>차를 통해 프로젝트 수행팀과 고객의 원</w:t>
      </w:r>
      <w:r w:rsidRPr="008B33DC">
        <w:rPr>
          <w:rFonts w:asciiTheme="minorHAnsi" w:eastAsiaTheme="minorHAnsi" w:hAnsiTheme="minorHAnsi" w:cs="Arial" w:hint="eastAsia"/>
          <w:sz w:val="20"/>
        </w:rPr>
        <w:t>활</w:t>
      </w:r>
      <w:r w:rsidRPr="008B33DC">
        <w:rPr>
          <w:rFonts w:asciiTheme="minorHAnsi" w:eastAsiaTheme="minorHAnsi" w:hAnsiTheme="minorHAnsi" w:cs="Arial"/>
          <w:sz w:val="20"/>
        </w:rPr>
        <w:t>한 의사 소통을 위한 공식문서 및 사업 계약서의 첨부 문서로 활용한다.</w:t>
      </w:r>
    </w:p>
    <w:p w14:paraId="26D0416F" w14:textId="77777777" w:rsidR="00CD21BD" w:rsidRPr="008B33DC" w:rsidRDefault="00CD21BD" w:rsidP="00CD21BD">
      <w:pPr>
        <w:rPr>
          <w:rFonts w:asciiTheme="minorHAnsi" w:eastAsiaTheme="minorHAnsi" w:hAnsiTheme="minorHAnsi" w:cs="Arial"/>
          <w:sz w:val="20"/>
        </w:rPr>
      </w:pPr>
    </w:p>
    <w:p w14:paraId="1E6B199D" w14:textId="77777777" w:rsidR="00CD21BD" w:rsidRPr="008B33DC" w:rsidRDefault="00CD21BD" w:rsidP="00CD21BD">
      <w:pPr>
        <w:widowControl/>
        <w:wordWrap/>
        <w:jc w:val="left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br w:type="page"/>
      </w:r>
    </w:p>
    <w:p w14:paraId="0DC27128" w14:textId="77777777" w:rsidR="00CD21BD" w:rsidRPr="008B33DC" w:rsidRDefault="00CD21BD" w:rsidP="00CD21BD">
      <w:pPr>
        <w:pStyle w:val="10"/>
        <w:ind w:left="540" w:hanging="540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lastRenderedPageBreak/>
        <w:t xml:space="preserve"> </w:t>
      </w:r>
      <w:bookmarkStart w:id="13" w:name="_Toc105506516"/>
      <w:r w:rsidRPr="008B33DC">
        <w:rPr>
          <w:rFonts w:asciiTheme="minorHAnsi" w:eastAsiaTheme="minorHAnsi" w:hAnsiTheme="minorHAnsi"/>
        </w:rPr>
        <w:t>프로젝트 목표</w:t>
      </w:r>
      <w:bookmarkEnd w:id="13"/>
    </w:p>
    <w:p w14:paraId="777BCC31" w14:textId="77777777" w:rsidR="00CD21BD" w:rsidRPr="008B33DC" w:rsidRDefault="00CD21BD" w:rsidP="00CD21BD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t xml:space="preserve"> </w:t>
      </w:r>
      <w:bookmarkStart w:id="14" w:name="_Toc105506517"/>
      <w:r w:rsidRPr="008B33DC">
        <w:rPr>
          <w:rFonts w:asciiTheme="minorHAnsi" w:eastAsiaTheme="minorHAnsi" w:hAnsiTheme="minorHAnsi"/>
        </w:rPr>
        <w:t>구축 시스템 목표</w:t>
      </w:r>
      <w:bookmarkEnd w:id="14"/>
    </w:p>
    <w:p w14:paraId="63556AA3" w14:textId="57BFDC68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1) 효율성 제고를 위한 효과적인 시스템 구축</w:t>
      </w:r>
    </w:p>
    <w:p w14:paraId="5EE8CC59" w14:textId="77777777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 xml:space="preserve">2) </w:t>
      </w:r>
      <w:proofErr w:type="spellStart"/>
      <w:r w:rsidRPr="008B33DC">
        <w:rPr>
          <w:rFonts w:asciiTheme="minorHAnsi" w:eastAsiaTheme="minorHAnsi" w:hAnsiTheme="minorHAnsi" w:cs="Arial"/>
          <w:sz w:val="20"/>
        </w:rPr>
        <w:t>모듈화하여</w:t>
      </w:r>
      <w:proofErr w:type="spellEnd"/>
      <w:r w:rsidRPr="008B33DC">
        <w:rPr>
          <w:rFonts w:asciiTheme="minorHAnsi" w:eastAsiaTheme="minorHAnsi" w:hAnsiTheme="minorHAnsi" w:cs="Arial"/>
          <w:sz w:val="20"/>
        </w:rPr>
        <w:t>, 확장성 및 미래 지향적인 시스템 구축 (자동화를 위한 미래 신기술 적용감안)</w:t>
      </w:r>
    </w:p>
    <w:p w14:paraId="23F46A12" w14:textId="76776548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 xml:space="preserve">3) 연중 24시간 운영을 위한 안정적인 </w:t>
      </w:r>
      <w:proofErr w:type="spellStart"/>
      <w:r w:rsidRPr="008B33DC">
        <w:rPr>
          <w:rFonts w:asciiTheme="minorHAnsi" w:eastAsiaTheme="minorHAnsi" w:hAnsiTheme="minorHAnsi" w:cs="Arial"/>
          <w:sz w:val="20"/>
        </w:rPr>
        <w:t>무장애</w:t>
      </w:r>
      <w:proofErr w:type="spellEnd"/>
      <w:r w:rsidRPr="008B33DC">
        <w:rPr>
          <w:rFonts w:asciiTheme="minorHAnsi" w:eastAsiaTheme="minorHAnsi" w:hAnsiTheme="minorHAnsi" w:cs="Arial"/>
          <w:sz w:val="20"/>
        </w:rPr>
        <w:t xml:space="preserve"> 시스템 구현</w:t>
      </w:r>
    </w:p>
    <w:p w14:paraId="7295F20D" w14:textId="77777777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4) 표준화된 일관성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, </w:t>
      </w:r>
      <w:r w:rsidRPr="008B33DC">
        <w:rPr>
          <w:rFonts w:asciiTheme="minorHAnsi" w:eastAsiaTheme="minorHAnsi" w:hAnsiTheme="minorHAnsi" w:cs="Arial"/>
          <w:sz w:val="20"/>
        </w:rPr>
        <w:t>단순성 및 용이성</w:t>
      </w:r>
      <w:r w:rsidRPr="008B33DC">
        <w:rPr>
          <w:rFonts w:asciiTheme="minorHAnsi" w:eastAsiaTheme="minorHAnsi" w:hAnsiTheme="minorHAnsi" w:cs="Arial" w:hint="eastAsia"/>
          <w:sz w:val="20"/>
        </w:rPr>
        <w:t>을</w:t>
      </w:r>
      <w:r w:rsidRPr="008B33DC">
        <w:rPr>
          <w:rFonts w:asciiTheme="minorHAnsi" w:eastAsiaTheme="minorHAnsi" w:hAnsiTheme="minorHAnsi" w:cs="Arial"/>
          <w:sz w:val="20"/>
        </w:rPr>
        <w:t xml:space="preserve"> 고려한 시스템 구현 </w:t>
      </w:r>
      <w:proofErr w:type="gramStart"/>
      <w:r w:rsidRPr="008B33DC">
        <w:rPr>
          <w:rFonts w:asciiTheme="minorHAnsi" w:eastAsiaTheme="minorHAnsi" w:hAnsiTheme="minorHAnsi" w:cs="Arial"/>
          <w:sz w:val="20"/>
        </w:rPr>
        <w:t>( 유지보수</w:t>
      </w:r>
      <w:proofErr w:type="gramEnd"/>
      <w:r w:rsidRPr="008B33DC">
        <w:rPr>
          <w:rFonts w:asciiTheme="minorHAnsi" w:eastAsiaTheme="minorHAnsi" w:hAnsiTheme="minorHAnsi" w:cs="Arial"/>
          <w:sz w:val="20"/>
        </w:rPr>
        <w:t xml:space="preserve"> 용이 )</w:t>
      </w:r>
    </w:p>
    <w:p w14:paraId="7D73E1CB" w14:textId="77777777" w:rsidR="00CD21BD" w:rsidRPr="008B33DC" w:rsidRDefault="00CD21BD" w:rsidP="00CD21BD">
      <w:pPr>
        <w:rPr>
          <w:rFonts w:asciiTheme="minorHAnsi" w:eastAsiaTheme="minorHAnsi" w:hAnsiTheme="minorHAnsi" w:cs="Arial"/>
        </w:rPr>
      </w:pPr>
    </w:p>
    <w:p w14:paraId="61AA195D" w14:textId="77777777" w:rsidR="00CD21BD" w:rsidRPr="008B33DC" w:rsidRDefault="00CD21BD" w:rsidP="00CD21BD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t xml:space="preserve"> </w:t>
      </w:r>
      <w:bookmarkStart w:id="15" w:name="_Toc105506518"/>
      <w:r w:rsidRPr="008B33DC">
        <w:rPr>
          <w:rFonts w:asciiTheme="minorHAnsi" w:eastAsiaTheme="minorHAnsi" w:hAnsiTheme="minorHAnsi"/>
        </w:rPr>
        <w:t>성공요인</w:t>
      </w:r>
      <w:bookmarkEnd w:id="15"/>
    </w:p>
    <w:p w14:paraId="559BDEEC" w14:textId="4CE7474F" w:rsidR="00CD21BD" w:rsidRPr="008B33DC" w:rsidRDefault="00CD21BD" w:rsidP="00CD21BD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16" w:name="_Toc105506519"/>
      <w:r w:rsidRPr="008B33DC">
        <w:rPr>
          <w:rFonts w:asciiTheme="minorHAnsi" w:eastAsiaTheme="minorHAnsi" w:hAnsiTheme="minorHAnsi" w:hint="eastAsia"/>
        </w:rPr>
        <w:t xml:space="preserve">2.2.1 </w:t>
      </w:r>
      <w:r w:rsidR="00E673FF">
        <w:rPr>
          <w:rFonts w:asciiTheme="minorHAnsi" w:eastAsiaTheme="minorHAnsi" w:hAnsiTheme="minorHAnsi" w:hint="eastAsia"/>
        </w:rPr>
        <w:t>인천,</w:t>
      </w:r>
      <w:r w:rsidR="00E673FF">
        <w:rPr>
          <w:rFonts w:asciiTheme="minorHAnsi" w:eastAsiaTheme="minorHAnsi" w:hAnsiTheme="minorHAnsi"/>
        </w:rPr>
        <w:t xml:space="preserve"> </w:t>
      </w:r>
      <w:r w:rsidR="00E673FF">
        <w:rPr>
          <w:rFonts w:asciiTheme="minorHAnsi" w:eastAsiaTheme="minorHAnsi" w:hAnsiTheme="minorHAnsi" w:hint="eastAsia"/>
        </w:rPr>
        <w:t xml:space="preserve">부산 항만에서 검증된 </w:t>
      </w:r>
      <w:r w:rsidR="00E673FF">
        <w:rPr>
          <w:rFonts w:asciiTheme="minorHAnsi" w:eastAsiaTheme="minorHAnsi" w:hAnsiTheme="minorHAnsi"/>
        </w:rPr>
        <w:t xml:space="preserve">TOS </w:t>
      </w:r>
      <w:r w:rsidR="00E673FF">
        <w:rPr>
          <w:rFonts w:asciiTheme="minorHAnsi" w:eastAsiaTheme="minorHAnsi" w:hAnsiTheme="minorHAnsi" w:hint="eastAsia"/>
        </w:rPr>
        <w:t>솔루션(</w:t>
      </w:r>
      <w:r w:rsidR="00E673FF">
        <w:rPr>
          <w:rFonts w:asciiTheme="minorHAnsi" w:eastAsiaTheme="minorHAnsi" w:hAnsiTheme="minorHAnsi"/>
        </w:rPr>
        <w:t>H</w:t>
      </w:r>
      <w:r w:rsidR="00E673FF">
        <w:rPr>
          <w:rFonts w:asciiTheme="minorHAnsi" w:eastAsiaTheme="minorHAnsi" w:hAnsiTheme="minorHAnsi" w:hint="eastAsia"/>
        </w:rPr>
        <w:t>i-</w:t>
      </w:r>
      <w:r w:rsidR="00E673FF">
        <w:rPr>
          <w:rFonts w:asciiTheme="minorHAnsi" w:eastAsiaTheme="minorHAnsi" w:hAnsiTheme="minorHAnsi"/>
        </w:rPr>
        <w:t>TOPS)</w:t>
      </w:r>
      <w:r w:rsidR="00E673FF">
        <w:rPr>
          <w:rFonts w:asciiTheme="minorHAnsi" w:eastAsiaTheme="minorHAnsi" w:hAnsiTheme="minorHAnsi" w:hint="eastAsia"/>
        </w:rPr>
        <w:t>적용을 통한 완성도와 확장성 확보</w:t>
      </w:r>
      <w:bookmarkEnd w:id="16"/>
    </w:p>
    <w:p w14:paraId="57C3F147" w14:textId="3B92462E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b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 xml:space="preserve">1) </w:t>
      </w:r>
      <w:r w:rsidR="00312E29" w:rsidRPr="008B33DC">
        <w:rPr>
          <w:rFonts w:asciiTheme="minorHAnsi" w:eastAsiaTheme="minorHAnsi" w:hAnsiTheme="minorHAnsi" w:cs="Arial" w:hint="eastAsia"/>
          <w:sz w:val="20"/>
        </w:rPr>
        <w:t xml:space="preserve">주요 인력의 </w:t>
      </w:r>
      <w:r w:rsidR="00E673FF">
        <w:rPr>
          <w:rFonts w:asciiTheme="minorHAnsi" w:eastAsiaTheme="minorHAnsi" w:hAnsiTheme="minorHAnsi" w:cs="Arial"/>
          <w:sz w:val="20"/>
        </w:rPr>
        <w:t>ODCY</w:t>
      </w:r>
      <w:r w:rsidR="00312E29" w:rsidRPr="008B33DC">
        <w:rPr>
          <w:rFonts w:asciiTheme="minorHAnsi" w:eastAsiaTheme="minorHAnsi" w:hAnsiTheme="minorHAnsi" w:cs="Arial" w:hint="eastAsia"/>
          <w:sz w:val="20"/>
        </w:rPr>
        <w:t xml:space="preserve">와 동일 환경의 </w:t>
      </w:r>
      <w:r w:rsidRPr="008B33DC">
        <w:rPr>
          <w:rFonts w:asciiTheme="minorHAnsi" w:eastAsiaTheme="minorHAnsi" w:hAnsiTheme="minorHAnsi" w:cs="Arial"/>
          <w:sz w:val="20"/>
        </w:rPr>
        <w:t>경험이 풍부한 전문인력 투입</w:t>
      </w:r>
    </w:p>
    <w:p w14:paraId="130C2011" w14:textId="77777777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2) 분야별(H/W, S/W, N/W</w:t>
      </w:r>
      <w:r w:rsidRPr="008B33DC">
        <w:rPr>
          <w:rFonts w:asciiTheme="minorHAnsi" w:eastAsiaTheme="minorHAnsi" w:hAnsiTheme="minorHAnsi" w:cs="Arial" w:hint="eastAsia"/>
          <w:sz w:val="20"/>
        </w:rPr>
        <w:t>, Infra</w:t>
      </w:r>
      <w:r w:rsidRPr="008B33DC">
        <w:rPr>
          <w:rFonts w:asciiTheme="minorHAnsi" w:eastAsiaTheme="minorHAnsi" w:hAnsiTheme="minorHAnsi" w:cs="Arial"/>
          <w:sz w:val="20"/>
        </w:rPr>
        <w:t>) 전문</w:t>
      </w:r>
      <w:r w:rsidRPr="008B33DC">
        <w:rPr>
          <w:rFonts w:asciiTheme="minorHAnsi" w:eastAsiaTheme="minorHAnsi" w:hAnsiTheme="minorHAnsi" w:cs="Arial" w:hint="eastAsia"/>
          <w:sz w:val="20"/>
        </w:rPr>
        <w:t>업체 및 전문</w:t>
      </w:r>
      <w:r w:rsidRPr="008B33DC">
        <w:rPr>
          <w:rFonts w:asciiTheme="minorHAnsi" w:eastAsiaTheme="minorHAnsi" w:hAnsiTheme="minorHAnsi" w:cs="Arial"/>
          <w:sz w:val="20"/>
        </w:rPr>
        <w:t>가 지원</w:t>
      </w:r>
    </w:p>
    <w:p w14:paraId="5336D589" w14:textId="77777777" w:rsidR="00CD21BD" w:rsidRPr="008B33DC" w:rsidRDefault="00CD21BD" w:rsidP="00CD21BD">
      <w:pPr>
        <w:rPr>
          <w:rFonts w:asciiTheme="minorHAnsi" w:eastAsiaTheme="minorHAnsi" w:hAnsiTheme="minorHAnsi" w:cs="Arial"/>
        </w:rPr>
      </w:pPr>
    </w:p>
    <w:p w14:paraId="79AACCCC" w14:textId="77777777" w:rsidR="00CD21BD" w:rsidRPr="008B33DC" w:rsidRDefault="00CD21BD" w:rsidP="00CD21BD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17" w:name="_Toc105506520"/>
      <w:r w:rsidRPr="008B33DC">
        <w:rPr>
          <w:rFonts w:asciiTheme="minorHAnsi" w:eastAsiaTheme="minorHAnsi" w:hAnsiTheme="minorHAnsi" w:hint="eastAsia"/>
        </w:rPr>
        <w:t>2.2.2</w:t>
      </w:r>
      <w:r w:rsidRPr="008B33DC">
        <w:rPr>
          <w:rFonts w:asciiTheme="minorHAnsi" w:eastAsiaTheme="minorHAnsi" w:hAnsiTheme="minorHAnsi"/>
        </w:rPr>
        <w:t xml:space="preserve"> </w:t>
      </w:r>
      <w:r w:rsidRPr="008B33DC">
        <w:rPr>
          <w:rFonts w:asciiTheme="minorHAnsi" w:eastAsiaTheme="minorHAnsi" w:hAnsiTheme="minorHAnsi" w:hint="eastAsia"/>
        </w:rPr>
        <w:t xml:space="preserve">뛰어난 </w:t>
      </w:r>
      <w:r w:rsidRPr="008B33DC">
        <w:rPr>
          <w:rFonts w:asciiTheme="minorHAnsi" w:eastAsiaTheme="minorHAnsi" w:hAnsiTheme="minorHAnsi"/>
        </w:rPr>
        <w:t>확장성</w:t>
      </w:r>
      <w:r w:rsidRPr="008B33DC">
        <w:rPr>
          <w:rFonts w:asciiTheme="minorHAnsi" w:eastAsiaTheme="minorHAnsi" w:hAnsiTheme="minorHAnsi" w:hint="eastAsia"/>
        </w:rPr>
        <w:t xml:space="preserve"> 및</w:t>
      </w:r>
      <w:r w:rsidRPr="008B33DC">
        <w:rPr>
          <w:rFonts w:asciiTheme="minorHAnsi" w:eastAsiaTheme="minorHAnsi" w:hAnsiTheme="minorHAnsi"/>
        </w:rPr>
        <w:t xml:space="preserve"> 검증된 최신기술 적용</w:t>
      </w:r>
      <w:bookmarkEnd w:id="17"/>
    </w:p>
    <w:p w14:paraId="287F9AC2" w14:textId="77777777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 xml:space="preserve">1) </w:t>
      </w:r>
      <w:r w:rsidR="00312E29" w:rsidRPr="008B33DC">
        <w:rPr>
          <w:rFonts w:asciiTheme="minorHAnsi" w:eastAsiaTheme="minorHAnsi" w:hAnsiTheme="minorHAnsi" w:cs="Arial" w:hint="eastAsia"/>
          <w:sz w:val="20"/>
        </w:rPr>
        <w:t>C</w:t>
      </w:r>
      <w:r w:rsidR="00312E29" w:rsidRPr="008B33DC">
        <w:rPr>
          <w:rFonts w:asciiTheme="minorHAnsi" w:eastAsiaTheme="minorHAnsi" w:hAnsiTheme="minorHAnsi" w:cs="Arial"/>
          <w:sz w:val="20"/>
        </w:rPr>
        <w:t xml:space="preserve">#, Dev Express, </w:t>
      </w:r>
      <w:r w:rsidRPr="008B33DC">
        <w:rPr>
          <w:rFonts w:asciiTheme="minorHAnsi" w:eastAsiaTheme="minorHAnsi" w:hAnsiTheme="minorHAnsi" w:cs="Arial"/>
          <w:sz w:val="20"/>
        </w:rPr>
        <w:t xml:space="preserve">JAVA, </w:t>
      </w:r>
      <w:r w:rsidRPr="008B33DC">
        <w:rPr>
          <w:rFonts w:asciiTheme="minorHAnsi" w:eastAsiaTheme="minorHAnsi" w:hAnsiTheme="minorHAnsi" w:cs="Arial" w:hint="eastAsia"/>
          <w:sz w:val="20"/>
        </w:rPr>
        <w:t>Spring</w:t>
      </w:r>
      <w:r w:rsidR="00312E29" w:rsidRPr="008B33DC">
        <w:rPr>
          <w:rFonts w:asciiTheme="minorHAnsi" w:eastAsiaTheme="minorHAnsi" w:hAnsiTheme="minorHAnsi" w:cs="Arial"/>
          <w:sz w:val="20"/>
        </w:rPr>
        <w:t xml:space="preserve"> </w:t>
      </w:r>
      <w:r w:rsidR="00312E29" w:rsidRPr="008B33DC">
        <w:rPr>
          <w:rFonts w:asciiTheme="minorHAnsi" w:eastAsiaTheme="minorHAnsi" w:hAnsiTheme="minorHAnsi" w:cs="Arial" w:hint="eastAsia"/>
          <w:sz w:val="20"/>
        </w:rPr>
        <w:t>등</w:t>
      </w:r>
      <w:r w:rsidR="00312E29" w:rsidRPr="008B33DC">
        <w:rPr>
          <w:rFonts w:asciiTheme="minorHAnsi" w:eastAsiaTheme="minorHAnsi" w:hAnsiTheme="minorHAnsi" w:cs="Arial"/>
          <w:sz w:val="20"/>
        </w:rPr>
        <w:t xml:space="preserve"> </w:t>
      </w:r>
      <w:r w:rsidRPr="008B33DC">
        <w:rPr>
          <w:rFonts w:asciiTheme="minorHAnsi" w:eastAsiaTheme="minorHAnsi" w:hAnsiTheme="minorHAnsi" w:cs="Arial"/>
          <w:sz w:val="20"/>
        </w:rPr>
        <w:t>적용</w:t>
      </w:r>
    </w:p>
    <w:p w14:paraId="15B143F8" w14:textId="407BACCB" w:rsidR="00312E29" w:rsidRPr="008B33DC" w:rsidRDefault="00CD21BD" w:rsidP="0061632B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2) 모듈화를 통한 확장성 및 독립성 부여</w:t>
      </w:r>
    </w:p>
    <w:p w14:paraId="4C893206" w14:textId="77777777" w:rsidR="00CD21BD" w:rsidRPr="008B33DC" w:rsidRDefault="00CD21BD" w:rsidP="00CD21BD">
      <w:pPr>
        <w:rPr>
          <w:rFonts w:asciiTheme="minorHAnsi" w:eastAsiaTheme="minorHAnsi" w:hAnsiTheme="minorHAnsi" w:cs="Arial"/>
          <w:b/>
          <w:szCs w:val="22"/>
        </w:rPr>
      </w:pPr>
    </w:p>
    <w:p w14:paraId="4650DB1C" w14:textId="77777777" w:rsidR="00CD21BD" w:rsidRPr="008B33DC" w:rsidRDefault="00CD21BD" w:rsidP="00CD21BD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t xml:space="preserve"> </w:t>
      </w:r>
      <w:bookmarkStart w:id="18" w:name="_Toc105506521"/>
      <w:r w:rsidRPr="008B33DC">
        <w:rPr>
          <w:rFonts w:asciiTheme="minorHAnsi" w:eastAsiaTheme="minorHAnsi" w:hAnsiTheme="minorHAnsi"/>
        </w:rPr>
        <w:t>전제 조건</w:t>
      </w:r>
      <w:bookmarkEnd w:id="18"/>
    </w:p>
    <w:p w14:paraId="26F28D3A" w14:textId="77777777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 xml:space="preserve">1) 의사결정자 및 업무 담당자 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적극 </w:t>
      </w:r>
      <w:r w:rsidRPr="008B33DC">
        <w:rPr>
          <w:rFonts w:asciiTheme="minorHAnsi" w:eastAsiaTheme="minorHAnsi" w:hAnsiTheme="minorHAnsi" w:cs="Arial"/>
          <w:sz w:val="20"/>
        </w:rPr>
        <w:t>참여</w:t>
      </w:r>
    </w:p>
    <w:p w14:paraId="4220AB8F" w14:textId="77777777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2) 대외 고객 및 연계기관의 유기적 협조</w:t>
      </w:r>
    </w:p>
    <w:p w14:paraId="7A625D58" w14:textId="77777777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3) 구축 대상 및 범위에 대한 명확한 정의</w:t>
      </w:r>
    </w:p>
    <w:p w14:paraId="2AA3F55A" w14:textId="77777777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4) 사업수행과 시스템 구축을 위한 제반 환경 제공</w:t>
      </w:r>
    </w:p>
    <w:p w14:paraId="6F084540" w14:textId="77777777" w:rsidR="00CD21BD" w:rsidRPr="008B33DC" w:rsidRDefault="00CD21BD" w:rsidP="00CD21BD">
      <w:pPr>
        <w:rPr>
          <w:rFonts w:asciiTheme="minorHAnsi" w:eastAsiaTheme="minorHAnsi" w:hAnsiTheme="minorHAnsi" w:cs="Arial"/>
        </w:rPr>
      </w:pPr>
    </w:p>
    <w:p w14:paraId="2B559400" w14:textId="77777777" w:rsidR="004974D7" w:rsidRPr="008B33DC" w:rsidRDefault="004974D7" w:rsidP="00CD21BD">
      <w:pPr>
        <w:pStyle w:val="10"/>
        <w:ind w:left="540" w:hanging="540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br w:type="page"/>
      </w:r>
      <w:r w:rsidRPr="008B33DC">
        <w:rPr>
          <w:rFonts w:asciiTheme="minorHAnsi" w:eastAsiaTheme="minorHAnsi" w:hAnsiTheme="minorHAnsi"/>
        </w:rPr>
        <w:lastRenderedPageBreak/>
        <w:t xml:space="preserve"> </w:t>
      </w:r>
      <w:bookmarkStart w:id="19" w:name="_Toc105506522"/>
      <w:r w:rsidRPr="008B33DC">
        <w:rPr>
          <w:rFonts w:asciiTheme="minorHAnsi" w:eastAsiaTheme="minorHAnsi" w:hAnsiTheme="minorHAnsi" w:hint="eastAsia"/>
        </w:rPr>
        <w:t>시스템 구축</w:t>
      </w:r>
      <w:bookmarkEnd w:id="19"/>
    </w:p>
    <w:p w14:paraId="0D1B7F46" w14:textId="4B6B1250" w:rsidR="004974D7" w:rsidRPr="008B33DC" w:rsidRDefault="004974D7" w:rsidP="00330CF2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t xml:space="preserve"> </w:t>
      </w:r>
      <w:bookmarkStart w:id="20" w:name="_Toc105506523"/>
      <w:r w:rsidR="00E9532E">
        <w:rPr>
          <w:rFonts w:asciiTheme="minorHAnsi" w:eastAsiaTheme="minorHAnsi" w:hAnsiTheme="minorHAnsi" w:hint="eastAsia"/>
        </w:rPr>
        <w:t>하드웨어</w:t>
      </w:r>
      <w:r w:rsidRPr="008B33DC">
        <w:rPr>
          <w:rFonts w:asciiTheme="minorHAnsi" w:eastAsiaTheme="minorHAnsi" w:hAnsiTheme="minorHAnsi"/>
        </w:rPr>
        <w:t xml:space="preserve"> 구성도</w:t>
      </w:r>
      <w:bookmarkEnd w:id="20"/>
    </w:p>
    <w:p w14:paraId="72EE478A" w14:textId="3DACB054" w:rsidR="004974D7" w:rsidRPr="008B33DC" w:rsidRDefault="004974D7" w:rsidP="00330CF2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21" w:name="_Toc105506524"/>
      <w:r w:rsidRPr="008B33DC">
        <w:rPr>
          <w:rFonts w:asciiTheme="minorHAnsi" w:eastAsiaTheme="minorHAnsi" w:hAnsiTheme="minorHAnsi"/>
        </w:rPr>
        <w:t>3.</w:t>
      </w:r>
      <w:r w:rsidRPr="008B33DC">
        <w:rPr>
          <w:rFonts w:asciiTheme="minorHAnsi" w:eastAsiaTheme="minorHAnsi" w:hAnsiTheme="minorHAnsi" w:hint="eastAsia"/>
        </w:rPr>
        <w:t xml:space="preserve">1.1 </w:t>
      </w:r>
      <w:r w:rsidR="00AE7F19">
        <w:rPr>
          <w:rFonts w:asciiTheme="minorHAnsi" w:eastAsiaTheme="minorHAnsi" w:hAnsiTheme="minorHAnsi" w:hint="eastAsia"/>
        </w:rPr>
        <w:t>G</w:t>
      </w:r>
      <w:r w:rsidR="00AE7F19">
        <w:rPr>
          <w:rFonts w:asciiTheme="minorHAnsi" w:eastAsiaTheme="minorHAnsi" w:hAnsiTheme="minorHAnsi"/>
        </w:rPr>
        <w:t>ate</w:t>
      </w:r>
      <w:r w:rsidRPr="008B33DC">
        <w:rPr>
          <w:rFonts w:asciiTheme="minorHAnsi" w:eastAsiaTheme="minorHAnsi" w:hAnsiTheme="minorHAnsi"/>
        </w:rPr>
        <w:t xml:space="preserve"> 구성도</w:t>
      </w:r>
      <w:bookmarkEnd w:id="21"/>
    </w:p>
    <w:p w14:paraId="3A3B724B" w14:textId="77777777" w:rsidR="004974D7" w:rsidRPr="008B33DC" w:rsidRDefault="004974D7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</w:p>
    <w:tbl>
      <w:tblPr>
        <w:tblStyle w:val="aff2"/>
        <w:tblW w:w="10666" w:type="dxa"/>
        <w:tblLook w:val="01E0" w:firstRow="1" w:lastRow="1" w:firstColumn="1" w:lastColumn="1" w:noHBand="0" w:noVBand="0"/>
      </w:tblPr>
      <w:tblGrid>
        <w:gridCol w:w="10666"/>
      </w:tblGrid>
      <w:tr w:rsidR="004974D7" w:rsidRPr="008B33DC" w14:paraId="3244C11D" w14:textId="77777777" w:rsidTr="00A32A90">
        <w:trPr>
          <w:trHeight w:val="8554"/>
        </w:trPr>
        <w:tc>
          <w:tcPr>
            <w:tcW w:w="10666" w:type="dxa"/>
          </w:tcPr>
          <w:p w14:paraId="159C7626" w14:textId="77777777" w:rsidR="006E5959" w:rsidRPr="008B33DC" w:rsidRDefault="006E5959" w:rsidP="004974D7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/>
              </w:rPr>
            </w:pPr>
          </w:p>
          <w:p w14:paraId="2E6D4D8C" w14:textId="013362F7" w:rsidR="004974D7" w:rsidRPr="008B33DC" w:rsidRDefault="00AE7F19" w:rsidP="004974D7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AE7F19">
              <w:rPr>
                <w:rFonts w:asciiTheme="minorHAnsi" w:eastAsiaTheme="minorHAnsi" w:hAnsiTheme="minorHAnsi" w:cs="Arial"/>
                <w:b/>
                <w:noProof/>
              </w:rPr>
              <w:drawing>
                <wp:inline distT="0" distB="0" distL="0" distR="0" wp14:anchorId="2B685FBE" wp14:editId="479E1591">
                  <wp:extent cx="6570345" cy="4724400"/>
                  <wp:effectExtent l="0" t="0" r="190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345" cy="47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9DF7EC" w14:textId="16AE43FB" w:rsidR="00B15246" w:rsidRDefault="00B15246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</w:p>
    <w:p w14:paraId="3672A1AA" w14:textId="66B0DA69" w:rsidR="00A32A90" w:rsidRDefault="00A32A90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</w:p>
    <w:p w14:paraId="29B7DE50" w14:textId="0DD879AF" w:rsidR="00A32A90" w:rsidRDefault="00A32A90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</w:p>
    <w:p w14:paraId="44C0E127" w14:textId="368A5FF3" w:rsidR="00A32A90" w:rsidRDefault="00A32A90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</w:p>
    <w:p w14:paraId="758FAB64" w14:textId="23AF0B6C" w:rsidR="00A32A90" w:rsidRDefault="00A32A90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</w:p>
    <w:tbl>
      <w:tblPr>
        <w:tblStyle w:val="aff2"/>
        <w:tblpPr w:leftFromText="142" w:rightFromText="142" w:vertAnchor="text" w:horzAnchor="margin" w:tblpY="641"/>
        <w:tblW w:w="10576" w:type="dxa"/>
        <w:tblLook w:val="01E0" w:firstRow="1" w:lastRow="1" w:firstColumn="1" w:lastColumn="1" w:noHBand="0" w:noVBand="0"/>
      </w:tblPr>
      <w:tblGrid>
        <w:gridCol w:w="10576"/>
      </w:tblGrid>
      <w:tr w:rsidR="00A32A90" w:rsidRPr="008B33DC" w14:paraId="1A962B5B" w14:textId="77777777" w:rsidTr="00A32A90">
        <w:trPr>
          <w:trHeight w:val="5944"/>
        </w:trPr>
        <w:tc>
          <w:tcPr>
            <w:tcW w:w="10576" w:type="dxa"/>
          </w:tcPr>
          <w:p w14:paraId="4DF9EFB3" w14:textId="77777777" w:rsidR="00EE31A1" w:rsidRPr="008B33DC" w:rsidRDefault="00EE31A1" w:rsidP="00A32A90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/>
              </w:rPr>
            </w:pPr>
          </w:p>
          <w:p w14:paraId="0BF19A1C" w14:textId="77777777" w:rsidR="00A32A90" w:rsidRPr="008B33DC" w:rsidRDefault="00A32A90" w:rsidP="00A32A90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/>
              </w:rPr>
            </w:pPr>
            <w:r w:rsidRPr="00E9532E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0E09F7C9" wp14:editId="2F739690">
                  <wp:extent cx="6570345" cy="3526155"/>
                  <wp:effectExtent l="0" t="0" r="1905" b="0"/>
                  <wp:docPr id="293016" name="그림 2930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345" cy="352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1EB21" w14:textId="77777777" w:rsidR="00A32A90" w:rsidRPr="008B33DC" w:rsidRDefault="00A32A90" w:rsidP="00A32A90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b/>
              </w:rPr>
            </w:pPr>
          </w:p>
        </w:tc>
      </w:tr>
    </w:tbl>
    <w:p w14:paraId="187784B8" w14:textId="6EC39FA6" w:rsidR="00B15246" w:rsidRDefault="00B15246" w:rsidP="0060599E">
      <w:pPr>
        <w:pStyle w:val="3"/>
        <w:numPr>
          <w:ilvl w:val="2"/>
          <w:numId w:val="43"/>
        </w:numPr>
      </w:pPr>
      <w:bookmarkStart w:id="22" w:name="_Toc105506525"/>
      <w:r w:rsidRPr="00A32A90">
        <w:rPr>
          <w:rFonts w:hint="eastAsia"/>
        </w:rPr>
        <w:t>서버</w:t>
      </w:r>
      <w:r w:rsidRPr="00A32A90">
        <w:t xml:space="preserve"> </w:t>
      </w:r>
      <w:r w:rsidRPr="00A32A90">
        <w:rPr>
          <w:rFonts w:hint="eastAsia"/>
        </w:rPr>
        <w:t>구성도</w:t>
      </w:r>
      <w:bookmarkEnd w:id="22"/>
      <w:r w:rsidR="004974D7" w:rsidRPr="00A32A90">
        <w:br w:type="page"/>
      </w:r>
    </w:p>
    <w:p w14:paraId="1C5A4DE5" w14:textId="77777777" w:rsidR="00B15246" w:rsidRPr="00B15246" w:rsidRDefault="00B15246" w:rsidP="00B15246">
      <w:pPr>
        <w:pStyle w:val="a3"/>
      </w:pPr>
    </w:p>
    <w:p w14:paraId="5795ECD8" w14:textId="35F7A837" w:rsidR="004974D7" w:rsidRPr="008B33DC" w:rsidRDefault="004974D7" w:rsidP="00B15246">
      <w:pPr>
        <w:pStyle w:val="20"/>
      </w:pPr>
      <w:bookmarkStart w:id="23" w:name="_Toc105506526"/>
      <w:r w:rsidRPr="008B33DC">
        <w:t>소프트웨어</w:t>
      </w:r>
      <w:r w:rsidRPr="008B33DC">
        <w:t xml:space="preserve"> </w:t>
      </w:r>
      <w:r w:rsidRPr="008B33DC">
        <w:t>구성도</w:t>
      </w:r>
      <w:bookmarkEnd w:id="23"/>
      <w:r w:rsidRPr="008B33DC">
        <w:t xml:space="preserve"> </w:t>
      </w:r>
    </w:p>
    <w:p w14:paraId="2DABEF70" w14:textId="77777777" w:rsidR="004974D7" w:rsidRPr="008B33DC" w:rsidRDefault="004974D7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tbl>
      <w:tblPr>
        <w:tblStyle w:val="aff2"/>
        <w:tblW w:w="11036" w:type="dxa"/>
        <w:tblInd w:w="-318" w:type="dxa"/>
        <w:tblLook w:val="01E0" w:firstRow="1" w:lastRow="1" w:firstColumn="1" w:lastColumn="1" w:noHBand="0" w:noVBand="0"/>
      </w:tblPr>
      <w:tblGrid>
        <w:gridCol w:w="11036"/>
      </w:tblGrid>
      <w:tr w:rsidR="004974D7" w:rsidRPr="008B33DC" w14:paraId="4C235BF6" w14:textId="77777777" w:rsidTr="003B6958">
        <w:trPr>
          <w:trHeight w:val="6197"/>
        </w:trPr>
        <w:tc>
          <w:tcPr>
            <w:tcW w:w="11036" w:type="dxa"/>
          </w:tcPr>
          <w:p w14:paraId="380D74C7" w14:textId="5788386A" w:rsidR="006E5959" w:rsidRPr="008B33DC" w:rsidRDefault="009134F3" w:rsidP="003B6958">
            <w:pPr>
              <w:wordWrap/>
              <w:adjustRightInd w:val="0"/>
              <w:spacing w:line="240" w:lineRule="atLeast"/>
              <w:ind w:rightChars="-130" w:right="-286"/>
              <w:textAlignment w:val="baseline"/>
              <w:rPr>
                <w:rFonts w:asciiTheme="minorHAnsi" w:eastAsiaTheme="minorHAnsi" w:hAnsiTheme="minorHAnsi"/>
              </w:rPr>
            </w:pPr>
            <w:r w:rsidRPr="009134F3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1FE91759" wp14:editId="4C3166D5">
                  <wp:extent cx="6570345" cy="3740785"/>
                  <wp:effectExtent l="0" t="0" r="1905" b="0"/>
                  <wp:docPr id="292999" name="그림 2929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345" cy="374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45CF01" w14:textId="158B7DE1" w:rsidR="004974D7" w:rsidRPr="008B33DC" w:rsidRDefault="004974D7" w:rsidP="003B6958">
            <w:pPr>
              <w:wordWrap/>
              <w:adjustRightInd w:val="0"/>
              <w:spacing w:line="240" w:lineRule="atLeast"/>
              <w:ind w:rightChars="-130" w:right="-286"/>
              <w:textAlignment w:val="baseline"/>
              <w:rPr>
                <w:rFonts w:asciiTheme="minorHAnsi" w:eastAsiaTheme="minorHAnsi" w:hAnsiTheme="minorHAnsi" w:cs="Arial"/>
              </w:rPr>
            </w:pPr>
          </w:p>
        </w:tc>
      </w:tr>
    </w:tbl>
    <w:p w14:paraId="038BDD4A" w14:textId="77777777" w:rsidR="004974D7" w:rsidRPr="008B33DC" w:rsidRDefault="004974D7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0B276E5B" w14:textId="16687C5D" w:rsidR="00CD21BD" w:rsidRPr="008B33DC" w:rsidRDefault="00CD21BD" w:rsidP="00CD21BD">
      <w:pPr>
        <w:pStyle w:val="20"/>
        <w:ind w:left="608" w:hanging="608"/>
        <w:rPr>
          <w:rFonts w:asciiTheme="minorHAnsi" w:eastAsiaTheme="minorHAnsi" w:hAnsiTheme="minorHAnsi"/>
        </w:rPr>
      </w:pPr>
      <w:bookmarkStart w:id="24" w:name="_Toc105506527"/>
      <w:r w:rsidRPr="008B33DC">
        <w:rPr>
          <w:rFonts w:asciiTheme="minorHAnsi" w:eastAsiaTheme="minorHAnsi" w:hAnsiTheme="minorHAnsi" w:hint="eastAsia"/>
        </w:rPr>
        <w:t>시스템 개발 방안</w:t>
      </w:r>
      <w:bookmarkEnd w:id="24"/>
    </w:p>
    <w:p w14:paraId="02C13E60" w14:textId="1DACDBA6" w:rsidR="00CD21BD" w:rsidRPr="008B33DC" w:rsidRDefault="00CD21BD" w:rsidP="00CD21BD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25" w:name="_Toc105506528"/>
      <w:r w:rsidRPr="008B33DC">
        <w:rPr>
          <w:rFonts w:asciiTheme="minorHAnsi" w:eastAsiaTheme="minorHAnsi" w:hAnsiTheme="minorHAnsi"/>
        </w:rPr>
        <w:t>3.</w:t>
      </w:r>
      <w:r w:rsidR="00B15246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 w:hint="eastAsia"/>
        </w:rPr>
        <w:t>.1 시스템 개발전략</w:t>
      </w:r>
      <w:bookmarkEnd w:id="25"/>
    </w:p>
    <w:p w14:paraId="4A82ADE2" w14:textId="4E6F6831" w:rsidR="00CD21BD" w:rsidRPr="008B33DC" w:rsidRDefault="00312E29" w:rsidP="00CD21BD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  <w:szCs w:val="22"/>
        </w:rPr>
      </w:pPr>
      <w:r w:rsidRPr="008B33DC">
        <w:rPr>
          <w:rFonts w:asciiTheme="minorHAnsi" w:eastAsiaTheme="minorHAnsi" w:hAnsiTheme="minorHAnsi" w:cs="Arial" w:hint="eastAsia"/>
          <w:sz w:val="20"/>
          <w:szCs w:val="22"/>
        </w:rPr>
        <w:t>물류 시</w:t>
      </w:r>
      <w:r w:rsidR="00CD21BD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스템 구축 경험을 바탕으로 </w:t>
      </w:r>
      <w:r w:rsidRPr="008B33DC">
        <w:rPr>
          <w:rFonts w:asciiTheme="minorHAnsi" w:eastAsiaTheme="minorHAnsi" w:hAnsiTheme="minorHAnsi" w:cs="Arial"/>
          <w:sz w:val="20"/>
          <w:szCs w:val="22"/>
        </w:rPr>
        <w:t>“</w:t>
      </w:r>
      <w:r w:rsidR="009134F3" w:rsidRPr="009134F3">
        <w:rPr>
          <w:rFonts w:asciiTheme="minorHAnsi" w:eastAsiaTheme="minorHAnsi" w:hAnsiTheme="minorHAnsi" w:cs="Arial" w:hint="eastAsia"/>
          <w:sz w:val="20"/>
          <w:szCs w:val="22"/>
        </w:rPr>
        <w:t xml:space="preserve">㈜영진공사 </w:t>
      </w:r>
      <w:proofErr w:type="spellStart"/>
      <w:r w:rsidR="009134F3" w:rsidRPr="009134F3">
        <w:rPr>
          <w:rFonts w:asciiTheme="minorHAnsi" w:eastAsiaTheme="minorHAnsi" w:hAnsiTheme="minorHAnsi" w:cs="Arial" w:hint="eastAsia"/>
          <w:sz w:val="20"/>
          <w:szCs w:val="22"/>
        </w:rPr>
        <w:t>아암</w:t>
      </w:r>
      <w:proofErr w:type="spellEnd"/>
      <w:r w:rsidR="009134F3" w:rsidRPr="009134F3">
        <w:rPr>
          <w:rFonts w:asciiTheme="minorHAnsi" w:eastAsiaTheme="minorHAnsi" w:hAnsiTheme="minorHAnsi" w:cs="Arial" w:hint="eastAsia"/>
          <w:sz w:val="20"/>
          <w:szCs w:val="22"/>
        </w:rPr>
        <w:t xml:space="preserve"> 제2보세 ODCY 자동화 게이트 및 재고관리 시스템</w:t>
      </w:r>
      <w:r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 구축</w:t>
      </w:r>
      <w:r w:rsidR="00CD21BD" w:rsidRPr="008B33DC">
        <w:rPr>
          <w:rFonts w:asciiTheme="minorHAnsi" w:eastAsiaTheme="minorHAnsi" w:hAnsiTheme="minorHAnsi" w:cs="Arial"/>
          <w:sz w:val="20"/>
          <w:szCs w:val="22"/>
        </w:rPr>
        <w:t>”</w:t>
      </w:r>
      <w:r w:rsidRPr="008B33DC">
        <w:rPr>
          <w:rFonts w:asciiTheme="minorHAnsi" w:eastAsiaTheme="minorHAnsi" w:hAnsiTheme="minorHAnsi" w:cs="Arial"/>
          <w:sz w:val="20"/>
          <w:szCs w:val="22"/>
        </w:rPr>
        <w:t xml:space="preserve"> </w:t>
      </w:r>
      <w:r w:rsidRPr="008B33DC">
        <w:rPr>
          <w:rFonts w:asciiTheme="minorHAnsi" w:eastAsiaTheme="minorHAnsi" w:hAnsiTheme="minorHAnsi" w:cs="Arial" w:hint="eastAsia"/>
          <w:sz w:val="20"/>
          <w:szCs w:val="22"/>
        </w:rPr>
        <w:t>프로젝트를 수행</w:t>
      </w:r>
      <w:r w:rsidR="00CD21BD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한다. 특히 </w:t>
      </w:r>
      <w:r w:rsidR="00313B3C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현재 업무에 </w:t>
      </w:r>
      <w:r w:rsidR="00CD21BD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최적화된 </w:t>
      </w:r>
      <w:r w:rsidR="00607946">
        <w:rPr>
          <w:rFonts w:asciiTheme="minorHAnsi" w:eastAsiaTheme="minorHAnsi" w:hAnsiTheme="minorHAnsi" w:cs="Arial" w:hint="eastAsia"/>
          <w:sz w:val="20"/>
          <w:szCs w:val="22"/>
        </w:rPr>
        <w:t xml:space="preserve">기존 업무 </w:t>
      </w:r>
      <w:r w:rsidR="00CD21BD" w:rsidRPr="008B33DC">
        <w:rPr>
          <w:rFonts w:asciiTheme="minorHAnsi" w:eastAsiaTheme="minorHAnsi" w:hAnsiTheme="minorHAnsi" w:cs="Arial" w:hint="eastAsia"/>
          <w:sz w:val="20"/>
          <w:szCs w:val="22"/>
        </w:rPr>
        <w:t>프로세스</w:t>
      </w:r>
      <w:r w:rsidR="00607946">
        <w:rPr>
          <w:rFonts w:asciiTheme="minorHAnsi" w:eastAsiaTheme="minorHAnsi" w:hAnsiTheme="minorHAnsi" w:cs="Arial" w:hint="eastAsia"/>
          <w:sz w:val="20"/>
          <w:szCs w:val="22"/>
        </w:rPr>
        <w:t>의</w:t>
      </w:r>
      <w:r w:rsidR="00CD21BD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 </w:t>
      </w:r>
      <w:r w:rsidR="00313B3C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재활용과 </w:t>
      </w:r>
      <w:r w:rsidR="00607946">
        <w:rPr>
          <w:rFonts w:asciiTheme="minorHAnsi" w:eastAsiaTheme="minorHAnsi" w:hAnsiTheme="minorHAnsi" w:cs="Arial" w:hint="eastAsia"/>
          <w:sz w:val="20"/>
          <w:szCs w:val="22"/>
        </w:rPr>
        <w:t xml:space="preserve">고객사 요구사항을 적극 반영하여 수용된 </w:t>
      </w:r>
      <w:r w:rsidR="00313B3C" w:rsidRPr="008B33DC">
        <w:rPr>
          <w:rFonts w:asciiTheme="minorHAnsi" w:eastAsiaTheme="minorHAnsi" w:hAnsiTheme="minorHAnsi" w:cs="Arial" w:hint="eastAsia"/>
          <w:sz w:val="20"/>
          <w:szCs w:val="22"/>
        </w:rPr>
        <w:t>신규 추가 업무</w:t>
      </w:r>
      <w:r w:rsidR="00CD21BD" w:rsidRPr="008B33DC">
        <w:rPr>
          <w:rFonts w:asciiTheme="minorHAnsi" w:eastAsiaTheme="minorHAnsi" w:hAnsiTheme="minorHAnsi" w:cs="Arial" w:hint="eastAsia"/>
          <w:sz w:val="20"/>
          <w:szCs w:val="22"/>
        </w:rPr>
        <w:t>설계</w:t>
      </w:r>
      <w:r w:rsidR="00313B3C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를 접목하여 업무 효율성을 </w:t>
      </w:r>
      <w:proofErr w:type="gramStart"/>
      <w:r w:rsidR="00313B3C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높이고 </w:t>
      </w:r>
      <w:r w:rsidR="00CD21BD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 미래</w:t>
      </w:r>
      <w:proofErr w:type="gramEnd"/>
      <w:r w:rsidR="00CD21BD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 지향적인 </w:t>
      </w:r>
      <w:r w:rsidR="00313B3C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시스템으로 통합 </w:t>
      </w:r>
      <w:r w:rsidR="00FB0064">
        <w:rPr>
          <w:rFonts w:asciiTheme="minorHAnsi" w:eastAsiaTheme="minorHAnsi" w:hAnsiTheme="minorHAnsi" w:cs="Arial" w:hint="eastAsia"/>
          <w:sz w:val="20"/>
          <w:szCs w:val="22"/>
        </w:rPr>
        <w:t>구축</w:t>
      </w:r>
      <w:r w:rsidR="00CD21BD" w:rsidRPr="008B33DC">
        <w:rPr>
          <w:rFonts w:asciiTheme="minorHAnsi" w:eastAsiaTheme="minorHAnsi" w:hAnsiTheme="minorHAnsi" w:cs="Arial" w:hint="eastAsia"/>
          <w:sz w:val="20"/>
          <w:szCs w:val="22"/>
        </w:rPr>
        <w:t>한다.</w:t>
      </w:r>
    </w:p>
    <w:p w14:paraId="12559C1C" w14:textId="77777777" w:rsidR="00CD21BD" w:rsidRPr="008B33DC" w:rsidRDefault="00CD21BD" w:rsidP="00CD21BD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</w:p>
    <w:p w14:paraId="044502A2" w14:textId="77777777" w:rsidR="00CD21BD" w:rsidRPr="008B33DC" w:rsidRDefault="00CD21BD" w:rsidP="00CD21BD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  <w:szCs w:val="22"/>
        </w:rPr>
      </w:pPr>
    </w:p>
    <w:p w14:paraId="6881A38D" w14:textId="2663AF02" w:rsidR="00CD21BD" w:rsidRPr="008B33DC" w:rsidRDefault="00CD21BD" w:rsidP="003B6958">
      <w:pPr>
        <w:widowControl/>
        <w:wordWrap/>
        <w:jc w:val="left"/>
        <w:rPr>
          <w:rFonts w:asciiTheme="minorHAnsi" w:eastAsiaTheme="minorHAnsi" w:hAnsiTheme="minorHAnsi" w:cs="Arial"/>
          <w:b/>
          <w:szCs w:val="22"/>
        </w:rPr>
      </w:pPr>
      <w:r w:rsidRPr="008B33DC">
        <w:rPr>
          <w:rFonts w:asciiTheme="minorHAnsi" w:eastAsiaTheme="minorHAnsi" w:hAnsiTheme="minorHAnsi" w:cs="Arial"/>
          <w:b/>
          <w:szCs w:val="22"/>
        </w:rPr>
        <w:br w:type="page"/>
      </w:r>
    </w:p>
    <w:p w14:paraId="506C3489" w14:textId="5F76B15F" w:rsidR="00CD21BD" w:rsidRPr="008B33DC" w:rsidRDefault="00CD21BD" w:rsidP="00CD21BD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26" w:name="_Toc105506529"/>
      <w:r w:rsidRPr="008B33DC">
        <w:rPr>
          <w:rFonts w:asciiTheme="minorHAnsi" w:eastAsiaTheme="minorHAnsi" w:hAnsiTheme="minorHAnsi" w:hint="eastAsia"/>
        </w:rPr>
        <w:lastRenderedPageBreak/>
        <w:t>3.</w:t>
      </w:r>
      <w:r w:rsidR="00B15246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 w:hint="eastAsia"/>
        </w:rPr>
        <w:t>.</w:t>
      </w:r>
      <w:r w:rsidR="003B6958">
        <w:rPr>
          <w:rFonts w:asciiTheme="minorHAnsi" w:eastAsiaTheme="minorHAnsi" w:hAnsiTheme="minorHAnsi"/>
        </w:rPr>
        <w:t>2</w:t>
      </w:r>
      <w:r w:rsidRPr="008B33DC">
        <w:rPr>
          <w:rFonts w:asciiTheme="minorHAnsi" w:eastAsiaTheme="minorHAnsi" w:hAnsiTheme="minorHAnsi" w:hint="eastAsia"/>
        </w:rPr>
        <w:t xml:space="preserve"> 착수단계</w:t>
      </w:r>
      <w:bookmarkEnd w:id="26"/>
    </w:p>
    <w:tbl>
      <w:tblPr>
        <w:tblStyle w:val="aff2"/>
        <w:tblW w:w="10456" w:type="dxa"/>
        <w:tblLook w:val="01E0" w:firstRow="1" w:lastRow="1" w:firstColumn="1" w:lastColumn="1" w:noHBand="0" w:noVBand="0"/>
      </w:tblPr>
      <w:tblGrid>
        <w:gridCol w:w="10456"/>
      </w:tblGrid>
      <w:tr w:rsidR="00CD21BD" w:rsidRPr="008B33DC" w14:paraId="3CC151D4" w14:textId="77777777" w:rsidTr="00D377C7">
        <w:trPr>
          <w:trHeight w:val="5683"/>
        </w:trPr>
        <w:tc>
          <w:tcPr>
            <w:tcW w:w="10456" w:type="dxa"/>
          </w:tcPr>
          <w:p w14:paraId="62283D37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6F2C48F3" wp14:editId="10F774A9">
                  <wp:extent cx="4433570" cy="4338320"/>
                  <wp:effectExtent l="0" t="0" r="5080" b="5080"/>
                  <wp:docPr id="293017" name="그림 293017" descr="C:\Users\User\Desktop\그림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User\Desktop\그림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3570" cy="433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6D0C9A" w14:textId="77777777" w:rsidR="00CD21BD" w:rsidRPr="008B33DC" w:rsidRDefault="00CD21BD" w:rsidP="00CD21BD">
      <w:pPr>
        <w:pStyle w:val="a3"/>
        <w:rPr>
          <w:rFonts w:asciiTheme="minorHAnsi" w:eastAsiaTheme="minorHAnsi" w:hAnsiTheme="minorHAnsi"/>
        </w:rPr>
      </w:pPr>
    </w:p>
    <w:tbl>
      <w:tblPr>
        <w:tblStyle w:val="aff2"/>
        <w:tblW w:w="0" w:type="auto"/>
        <w:tblInd w:w="-34" w:type="dxa"/>
        <w:tblLook w:val="04A0" w:firstRow="1" w:lastRow="0" w:firstColumn="1" w:lastColumn="0" w:noHBand="0" w:noVBand="1"/>
      </w:tblPr>
      <w:tblGrid>
        <w:gridCol w:w="1730"/>
        <w:gridCol w:w="2268"/>
        <w:gridCol w:w="6373"/>
      </w:tblGrid>
      <w:tr w:rsidR="00CD21BD" w:rsidRPr="008B33DC" w14:paraId="1B4B630E" w14:textId="77777777" w:rsidTr="00A21ADC">
        <w:trPr>
          <w:trHeight w:val="472"/>
        </w:trPr>
        <w:tc>
          <w:tcPr>
            <w:tcW w:w="1730" w:type="dxa"/>
            <w:shd w:val="clear" w:color="auto" w:fill="DDD9C3" w:themeFill="background2" w:themeFillShade="E6"/>
          </w:tcPr>
          <w:p w14:paraId="758960EF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구  분</w:t>
            </w:r>
            <w:proofErr w:type="gramEnd"/>
          </w:p>
        </w:tc>
        <w:tc>
          <w:tcPr>
            <w:tcW w:w="2268" w:type="dxa"/>
            <w:shd w:val="clear" w:color="auto" w:fill="DDD9C3" w:themeFill="background2" w:themeFillShade="E6"/>
          </w:tcPr>
          <w:p w14:paraId="3258ADBB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태스크</w:t>
            </w:r>
          </w:p>
        </w:tc>
        <w:tc>
          <w:tcPr>
            <w:tcW w:w="6373" w:type="dxa"/>
            <w:shd w:val="clear" w:color="auto" w:fill="DDD9C3" w:themeFill="background2" w:themeFillShade="E6"/>
          </w:tcPr>
          <w:p w14:paraId="0F0DB0FC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개  요</w:t>
            </w:r>
            <w:proofErr w:type="gramEnd"/>
          </w:p>
        </w:tc>
      </w:tr>
      <w:tr w:rsidR="00CD21BD" w:rsidRPr="008B33DC" w14:paraId="53CA3E0A" w14:textId="77777777" w:rsidTr="00A21ADC">
        <w:trPr>
          <w:trHeight w:val="606"/>
        </w:trPr>
        <w:tc>
          <w:tcPr>
            <w:tcW w:w="1730" w:type="dxa"/>
            <w:vMerge w:val="restart"/>
            <w:vAlign w:val="center"/>
          </w:tcPr>
          <w:p w14:paraId="3623C9B5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프로젝트팀 구성</w:t>
            </w:r>
          </w:p>
        </w:tc>
        <w:tc>
          <w:tcPr>
            <w:tcW w:w="2268" w:type="dxa"/>
            <w:vAlign w:val="center"/>
          </w:tcPr>
          <w:p w14:paraId="15FDF262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팀원인선</w:t>
            </w:r>
          </w:p>
        </w:tc>
        <w:tc>
          <w:tcPr>
            <w:tcW w:w="6373" w:type="dxa"/>
            <w:vAlign w:val="center"/>
          </w:tcPr>
          <w:p w14:paraId="4A4853F8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프로젝트에서 요구되는 직무, 교육요건에 적합한 팀원을 인선하여 활용 가능한 최적의 자원을 할당</w:t>
            </w:r>
          </w:p>
        </w:tc>
      </w:tr>
      <w:tr w:rsidR="00CD21BD" w:rsidRPr="008B33DC" w14:paraId="373E0BFD" w14:textId="77777777" w:rsidTr="00A21ADC">
        <w:trPr>
          <w:trHeight w:val="415"/>
        </w:trPr>
        <w:tc>
          <w:tcPr>
            <w:tcW w:w="1730" w:type="dxa"/>
            <w:vMerge/>
            <w:vAlign w:val="center"/>
          </w:tcPr>
          <w:p w14:paraId="10BAE385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6CB72FA5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 환경구축</w:t>
            </w:r>
          </w:p>
        </w:tc>
        <w:tc>
          <w:tcPr>
            <w:tcW w:w="6373" w:type="dxa"/>
            <w:vAlign w:val="center"/>
          </w:tcPr>
          <w:p w14:paraId="4AABADF9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착수 시 프로젝트 수행을 위한 통신, 사무, 개발 환경을 구축</w:t>
            </w:r>
          </w:p>
        </w:tc>
      </w:tr>
      <w:tr w:rsidR="00CD21BD" w:rsidRPr="008B33DC" w14:paraId="5DAA2A8C" w14:textId="77777777" w:rsidTr="00A21ADC">
        <w:trPr>
          <w:trHeight w:val="522"/>
        </w:trPr>
        <w:tc>
          <w:tcPr>
            <w:tcW w:w="1730" w:type="dxa"/>
            <w:vMerge w:val="restart"/>
            <w:vAlign w:val="center"/>
          </w:tcPr>
          <w:p w14:paraId="625EBD47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공정계획수립</w:t>
            </w:r>
          </w:p>
        </w:tc>
        <w:tc>
          <w:tcPr>
            <w:tcW w:w="2268" w:type="dxa"/>
            <w:vAlign w:val="center"/>
          </w:tcPr>
          <w:p w14:paraId="67903ADC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공정구조 정의</w:t>
            </w:r>
          </w:p>
        </w:tc>
        <w:tc>
          <w:tcPr>
            <w:tcW w:w="6373" w:type="dxa"/>
            <w:vAlign w:val="center"/>
          </w:tcPr>
          <w:p w14:paraId="232F039C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프로젝트에서 수행할 방법론을 결정한 후 프로젝트 상황에 맞게 최적의 공정구조를 수립</w:t>
            </w:r>
          </w:p>
        </w:tc>
      </w:tr>
      <w:tr w:rsidR="001E025A" w:rsidRPr="008B33DC" w14:paraId="625717C4" w14:textId="77777777" w:rsidTr="00A21ADC">
        <w:trPr>
          <w:trHeight w:val="743"/>
        </w:trPr>
        <w:tc>
          <w:tcPr>
            <w:tcW w:w="1730" w:type="dxa"/>
            <w:vMerge/>
            <w:vAlign w:val="center"/>
          </w:tcPr>
          <w:p w14:paraId="642F2382" w14:textId="77777777" w:rsidR="001E025A" w:rsidRPr="008B33DC" w:rsidRDefault="001E025A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7F722C95" w14:textId="77777777" w:rsidR="001E025A" w:rsidRPr="008B33DC" w:rsidRDefault="001E025A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일정계획 수립</w:t>
            </w:r>
          </w:p>
        </w:tc>
        <w:tc>
          <w:tcPr>
            <w:tcW w:w="6373" w:type="dxa"/>
            <w:vAlign w:val="center"/>
          </w:tcPr>
          <w:p w14:paraId="5A2541B8" w14:textId="77777777" w:rsidR="001E025A" w:rsidRPr="008B33DC" w:rsidRDefault="001E025A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서브 프로젝트별로 수립된 공정구조에 대하여 프로젝트 수행일정, 투입MM, 가중치를 결정</w:t>
            </w:r>
          </w:p>
        </w:tc>
      </w:tr>
      <w:tr w:rsidR="00CD21BD" w:rsidRPr="008B33DC" w14:paraId="5DFF98CC" w14:textId="77777777" w:rsidTr="00A21ADC">
        <w:trPr>
          <w:trHeight w:val="560"/>
        </w:trPr>
        <w:tc>
          <w:tcPr>
            <w:tcW w:w="1730" w:type="dxa"/>
            <w:vMerge w:val="restart"/>
            <w:vAlign w:val="center"/>
          </w:tcPr>
          <w:p w14:paraId="0217926E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</w:t>
            </w:r>
          </w:p>
          <w:p w14:paraId="5D59475F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계획수립</w:t>
            </w:r>
          </w:p>
        </w:tc>
        <w:tc>
          <w:tcPr>
            <w:tcW w:w="2268" w:type="dxa"/>
            <w:vAlign w:val="center"/>
          </w:tcPr>
          <w:p w14:paraId="4513F74F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 위험요소 도출</w:t>
            </w:r>
          </w:p>
        </w:tc>
        <w:tc>
          <w:tcPr>
            <w:tcW w:w="6373" w:type="dxa"/>
            <w:vAlign w:val="center"/>
          </w:tcPr>
          <w:p w14:paraId="2A035C7B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프로젝트를 수행함에 있어 발생 가능한 위험요소를 식별 분석하여 성공적인 프로젝트 완료를 위한 위험에 대한 통제계획 수립</w:t>
            </w:r>
          </w:p>
        </w:tc>
      </w:tr>
      <w:tr w:rsidR="00CD21BD" w:rsidRPr="008B33DC" w14:paraId="0F015392" w14:textId="77777777" w:rsidTr="00A21ADC">
        <w:trPr>
          <w:trHeight w:val="396"/>
        </w:trPr>
        <w:tc>
          <w:tcPr>
            <w:tcW w:w="1730" w:type="dxa"/>
            <w:vMerge/>
            <w:vAlign w:val="center"/>
          </w:tcPr>
          <w:p w14:paraId="3195BA34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58152C8A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착수 점검회의 실시</w:t>
            </w:r>
          </w:p>
        </w:tc>
        <w:tc>
          <w:tcPr>
            <w:tcW w:w="6373" w:type="dxa"/>
            <w:vAlign w:val="center"/>
          </w:tcPr>
          <w:p w14:paraId="3F5A8732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착수시에 수립한 공정 계획에 대하여 착수 점검 회의 실시</w:t>
            </w:r>
          </w:p>
        </w:tc>
      </w:tr>
      <w:tr w:rsidR="00CD21BD" w:rsidRPr="008B33DC" w14:paraId="127E3B81" w14:textId="77777777" w:rsidTr="00A21ADC">
        <w:trPr>
          <w:trHeight w:val="518"/>
        </w:trPr>
        <w:tc>
          <w:tcPr>
            <w:tcW w:w="1730" w:type="dxa"/>
            <w:vMerge/>
            <w:vAlign w:val="center"/>
          </w:tcPr>
          <w:p w14:paraId="40EFC9AD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4A18D02F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 계획서 작성</w:t>
            </w:r>
          </w:p>
        </w:tc>
        <w:tc>
          <w:tcPr>
            <w:tcW w:w="6373" w:type="dxa"/>
            <w:vAlign w:val="center"/>
          </w:tcPr>
          <w:p w14:paraId="34F768DA" w14:textId="706513C9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 xml:space="preserve">프로젝트 수행의 기준이 되는 프로젝트 계획을 구체적으로 수립함으로써 고객과 </w:t>
            </w:r>
            <w:r w:rsidR="00EA413E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수행사</w:t>
            </w: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의 책임과 역할을 명확히 정의</w:t>
            </w:r>
          </w:p>
        </w:tc>
      </w:tr>
    </w:tbl>
    <w:p w14:paraId="0FBD8235" w14:textId="20E49966" w:rsidR="00CD21BD" w:rsidRPr="008B33DC" w:rsidRDefault="00CD21BD" w:rsidP="00CD21BD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27" w:name="_Toc105506530"/>
      <w:r w:rsidRPr="008B33DC">
        <w:rPr>
          <w:rFonts w:asciiTheme="minorHAnsi" w:eastAsiaTheme="minorHAnsi" w:hAnsiTheme="minorHAnsi" w:hint="eastAsia"/>
        </w:rPr>
        <w:lastRenderedPageBreak/>
        <w:t>3.</w:t>
      </w:r>
      <w:r w:rsidR="00B15246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 w:hint="eastAsia"/>
        </w:rPr>
        <w:t>.</w:t>
      </w:r>
      <w:r w:rsidR="003B6958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 w:hint="eastAsia"/>
        </w:rPr>
        <w:t xml:space="preserve"> 분석단계</w:t>
      </w:r>
      <w:bookmarkEnd w:id="27"/>
    </w:p>
    <w:tbl>
      <w:tblPr>
        <w:tblStyle w:val="aff2"/>
        <w:tblW w:w="10456" w:type="dxa"/>
        <w:tblLook w:val="01E0" w:firstRow="1" w:lastRow="1" w:firstColumn="1" w:lastColumn="1" w:noHBand="0" w:noVBand="0"/>
      </w:tblPr>
      <w:tblGrid>
        <w:gridCol w:w="10456"/>
      </w:tblGrid>
      <w:tr w:rsidR="00CD21BD" w:rsidRPr="008B33DC" w14:paraId="457D7554" w14:textId="77777777" w:rsidTr="00D377C7">
        <w:trPr>
          <w:trHeight w:val="5683"/>
        </w:trPr>
        <w:tc>
          <w:tcPr>
            <w:tcW w:w="10456" w:type="dxa"/>
          </w:tcPr>
          <w:p w14:paraId="7438E386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00433DE8" wp14:editId="2EAA9DD6">
                  <wp:extent cx="4433570" cy="4338320"/>
                  <wp:effectExtent l="0" t="0" r="5080" b="5080"/>
                  <wp:docPr id="293023" name="그림 293023" descr="C:\Users\User\Desktop\그림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User\Desktop\그림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3570" cy="433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0AF5D9" w14:textId="77777777" w:rsidR="00CD21BD" w:rsidRPr="008B33DC" w:rsidRDefault="00CD21BD" w:rsidP="00CD21BD">
      <w:pPr>
        <w:pStyle w:val="a3"/>
        <w:rPr>
          <w:rFonts w:asciiTheme="minorHAnsi" w:eastAsiaTheme="minorHAnsi" w:hAnsiTheme="minorHAnsi"/>
        </w:rPr>
      </w:pPr>
    </w:p>
    <w:tbl>
      <w:tblPr>
        <w:tblStyle w:val="aff2"/>
        <w:tblW w:w="0" w:type="auto"/>
        <w:tblInd w:w="-34" w:type="dxa"/>
        <w:tblLook w:val="04A0" w:firstRow="1" w:lastRow="0" w:firstColumn="1" w:lastColumn="0" w:noHBand="0" w:noVBand="1"/>
      </w:tblPr>
      <w:tblGrid>
        <w:gridCol w:w="1823"/>
        <w:gridCol w:w="1969"/>
        <w:gridCol w:w="6579"/>
      </w:tblGrid>
      <w:tr w:rsidR="00CD21BD" w:rsidRPr="008B33DC" w14:paraId="247E44EA" w14:textId="77777777" w:rsidTr="001E025A">
        <w:tc>
          <w:tcPr>
            <w:tcW w:w="1823" w:type="dxa"/>
            <w:shd w:val="clear" w:color="auto" w:fill="DDD9C3" w:themeFill="background2" w:themeFillShade="E6"/>
          </w:tcPr>
          <w:p w14:paraId="348679F9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구  분</w:t>
            </w:r>
            <w:proofErr w:type="gramEnd"/>
          </w:p>
        </w:tc>
        <w:tc>
          <w:tcPr>
            <w:tcW w:w="1969" w:type="dxa"/>
            <w:shd w:val="clear" w:color="auto" w:fill="DDD9C3" w:themeFill="background2" w:themeFillShade="E6"/>
          </w:tcPr>
          <w:p w14:paraId="26020DEA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태스크</w:t>
            </w:r>
          </w:p>
        </w:tc>
        <w:tc>
          <w:tcPr>
            <w:tcW w:w="6579" w:type="dxa"/>
            <w:shd w:val="clear" w:color="auto" w:fill="DDD9C3" w:themeFill="background2" w:themeFillShade="E6"/>
          </w:tcPr>
          <w:p w14:paraId="37DC9649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개  요</w:t>
            </w:r>
            <w:proofErr w:type="gramEnd"/>
          </w:p>
        </w:tc>
      </w:tr>
      <w:tr w:rsidR="00CD21BD" w:rsidRPr="008B33DC" w14:paraId="6323B2D5" w14:textId="77777777" w:rsidTr="001E025A">
        <w:tc>
          <w:tcPr>
            <w:tcW w:w="1823" w:type="dxa"/>
            <w:vMerge w:val="restart"/>
            <w:vAlign w:val="center"/>
          </w:tcPr>
          <w:p w14:paraId="1B26890C" w14:textId="77777777" w:rsidR="00CD21BD" w:rsidRPr="008B33DC" w:rsidRDefault="00B96DE5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업무분석</w:t>
            </w:r>
          </w:p>
        </w:tc>
        <w:tc>
          <w:tcPr>
            <w:tcW w:w="1969" w:type="dxa"/>
            <w:vAlign w:val="center"/>
          </w:tcPr>
          <w:p w14:paraId="30644224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현행 업무분석</w:t>
            </w:r>
          </w:p>
        </w:tc>
        <w:tc>
          <w:tcPr>
            <w:tcW w:w="6579" w:type="dxa"/>
            <w:vMerge w:val="restart"/>
            <w:vAlign w:val="center"/>
          </w:tcPr>
          <w:p w14:paraId="114A1C13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사용자의 현행업무와 연계해야 할 대상 시스템을 파악하고 문제점을 도출한 후 인터뷰를 통해서 결과 확인</w:t>
            </w:r>
          </w:p>
        </w:tc>
      </w:tr>
      <w:tr w:rsidR="00CD21BD" w:rsidRPr="008B33DC" w14:paraId="59D17B74" w14:textId="77777777" w:rsidTr="001E025A">
        <w:tc>
          <w:tcPr>
            <w:tcW w:w="1823" w:type="dxa"/>
            <w:vMerge/>
            <w:vAlign w:val="center"/>
          </w:tcPr>
          <w:p w14:paraId="6B907C7A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21045221" w14:textId="77777777" w:rsidR="00CD21BD" w:rsidRPr="008B33DC" w:rsidRDefault="00B96DE5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현행</w:t>
            </w:r>
            <w:r w:rsidR="00CD21BD"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 xml:space="preserve"> 시스템분석</w:t>
            </w:r>
          </w:p>
        </w:tc>
        <w:tc>
          <w:tcPr>
            <w:tcW w:w="6579" w:type="dxa"/>
            <w:vMerge/>
            <w:vAlign w:val="center"/>
          </w:tcPr>
          <w:p w14:paraId="3DCF6E91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0158674D" w14:textId="77777777" w:rsidTr="001E025A">
        <w:tc>
          <w:tcPr>
            <w:tcW w:w="1823" w:type="dxa"/>
            <w:vMerge/>
            <w:vAlign w:val="center"/>
          </w:tcPr>
          <w:p w14:paraId="5479F59E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65D09E7D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인터뷰 실시</w:t>
            </w:r>
          </w:p>
        </w:tc>
        <w:tc>
          <w:tcPr>
            <w:tcW w:w="6579" w:type="dxa"/>
            <w:vMerge/>
            <w:vAlign w:val="center"/>
          </w:tcPr>
          <w:p w14:paraId="0F5D176D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3C5DA04A" w14:textId="77777777" w:rsidTr="001E025A">
        <w:tc>
          <w:tcPr>
            <w:tcW w:w="1823" w:type="dxa"/>
            <w:vMerge w:val="restart"/>
            <w:vAlign w:val="center"/>
          </w:tcPr>
          <w:p w14:paraId="377F9904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요구사항정의</w:t>
            </w:r>
          </w:p>
        </w:tc>
        <w:tc>
          <w:tcPr>
            <w:tcW w:w="1969" w:type="dxa"/>
            <w:vAlign w:val="center"/>
          </w:tcPr>
          <w:p w14:paraId="351DF018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기능 요구사항 정의</w:t>
            </w:r>
          </w:p>
        </w:tc>
        <w:tc>
          <w:tcPr>
            <w:tcW w:w="6579" w:type="dxa"/>
            <w:vMerge w:val="restart"/>
            <w:vAlign w:val="center"/>
          </w:tcPr>
          <w:p w14:paraId="58908C27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현황평가 결과를 토대로 새로운 시스템에 대한 사용자의 요구사항을 체계적으로 정의하고 요구사항에 대한 시스템화 범위 및 우선순위를 결정</w:t>
            </w:r>
          </w:p>
        </w:tc>
      </w:tr>
      <w:tr w:rsidR="00CD21BD" w:rsidRPr="008B33DC" w14:paraId="4F68323C" w14:textId="77777777" w:rsidTr="001E025A">
        <w:tc>
          <w:tcPr>
            <w:tcW w:w="1823" w:type="dxa"/>
            <w:vMerge/>
            <w:vAlign w:val="center"/>
          </w:tcPr>
          <w:p w14:paraId="6EDB14D7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65BB73C4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인터페이스 요구정의</w:t>
            </w:r>
          </w:p>
        </w:tc>
        <w:tc>
          <w:tcPr>
            <w:tcW w:w="6579" w:type="dxa"/>
            <w:vMerge/>
            <w:vAlign w:val="center"/>
          </w:tcPr>
          <w:p w14:paraId="63550330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725BCCFF" w14:textId="77777777" w:rsidTr="001E025A">
        <w:tc>
          <w:tcPr>
            <w:tcW w:w="1823" w:type="dxa"/>
            <w:vMerge/>
            <w:vAlign w:val="center"/>
          </w:tcPr>
          <w:p w14:paraId="6B5C13EB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4674FC55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기본요건 정의</w:t>
            </w:r>
          </w:p>
        </w:tc>
        <w:tc>
          <w:tcPr>
            <w:tcW w:w="6579" w:type="dxa"/>
            <w:vMerge/>
            <w:vAlign w:val="center"/>
          </w:tcPr>
          <w:p w14:paraId="11011A54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03815DB9" w14:textId="77777777" w:rsidTr="001E025A">
        <w:tc>
          <w:tcPr>
            <w:tcW w:w="1823" w:type="dxa"/>
            <w:vMerge/>
            <w:vAlign w:val="center"/>
          </w:tcPr>
          <w:p w14:paraId="46D45397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tcMar>
              <w:left w:w="57" w:type="dxa"/>
              <w:right w:w="57" w:type="dxa"/>
            </w:tcMar>
            <w:vAlign w:val="center"/>
          </w:tcPr>
          <w:p w14:paraId="5A97928F" w14:textId="408397D3" w:rsidR="00CD21BD" w:rsidRPr="008B33DC" w:rsidRDefault="00DA0B47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sz w:val="18"/>
                <w:szCs w:val="18"/>
              </w:rPr>
              <w:t>범</w:t>
            </w:r>
            <w:r w:rsidR="00CD21BD"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위 및 우선순위결정</w:t>
            </w:r>
          </w:p>
        </w:tc>
        <w:tc>
          <w:tcPr>
            <w:tcW w:w="6579" w:type="dxa"/>
            <w:vMerge/>
            <w:vAlign w:val="center"/>
          </w:tcPr>
          <w:p w14:paraId="03DE5577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7CA3E436" w14:textId="77777777" w:rsidTr="001E025A">
        <w:trPr>
          <w:trHeight w:val="441"/>
        </w:trPr>
        <w:tc>
          <w:tcPr>
            <w:tcW w:w="1823" w:type="dxa"/>
            <w:vMerge/>
            <w:vAlign w:val="center"/>
          </w:tcPr>
          <w:p w14:paraId="558EFF07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69DA90A6" w14:textId="738AA33A" w:rsidR="00CD21BD" w:rsidRPr="008B33DC" w:rsidRDefault="001E025A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프로토타이핑 검증</w:t>
            </w:r>
          </w:p>
        </w:tc>
        <w:tc>
          <w:tcPr>
            <w:tcW w:w="6579" w:type="dxa"/>
            <w:vMerge/>
          </w:tcPr>
          <w:p w14:paraId="00EC19BC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</w:tbl>
    <w:p w14:paraId="3676DE2F" w14:textId="77777777" w:rsidR="00CD21BD" w:rsidRPr="008B33DC" w:rsidRDefault="00CD21BD" w:rsidP="00CD21BD">
      <w:pPr>
        <w:pStyle w:val="a3"/>
        <w:rPr>
          <w:rFonts w:asciiTheme="minorHAnsi" w:eastAsiaTheme="minorHAnsi" w:hAnsiTheme="minorHAnsi"/>
        </w:rPr>
      </w:pPr>
    </w:p>
    <w:p w14:paraId="09368C1E" w14:textId="5DD1014C" w:rsidR="00CD21BD" w:rsidRPr="008B33DC" w:rsidRDefault="00CD21BD" w:rsidP="00CD21BD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28" w:name="_Toc105506531"/>
      <w:r w:rsidRPr="008B33DC">
        <w:rPr>
          <w:rFonts w:asciiTheme="minorHAnsi" w:eastAsiaTheme="minorHAnsi" w:hAnsiTheme="minorHAnsi" w:hint="eastAsia"/>
        </w:rPr>
        <w:lastRenderedPageBreak/>
        <w:t>3.</w:t>
      </w:r>
      <w:r w:rsidR="00B15246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 w:hint="eastAsia"/>
        </w:rPr>
        <w:t>.</w:t>
      </w:r>
      <w:r w:rsidR="003B6958">
        <w:rPr>
          <w:rFonts w:asciiTheme="minorHAnsi" w:eastAsiaTheme="minorHAnsi" w:hAnsiTheme="minorHAnsi"/>
        </w:rPr>
        <w:t>4</w:t>
      </w:r>
      <w:r w:rsidRPr="008B33DC">
        <w:rPr>
          <w:rFonts w:asciiTheme="minorHAnsi" w:eastAsiaTheme="minorHAnsi" w:hAnsiTheme="minorHAnsi" w:hint="eastAsia"/>
        </w:rPr>
        <w:t xml:space="preserve"> 설계단계</w:t>
      </w:r>
      <w:bookmarkEnd w:id="28"/>
    </w:p>
    <w:tbl>
      <w:tblPr>
        <w:tblStyle w:val="aff2"/>
        <w:tblW w:w="10456" w:type="dxa"/>
        <w:tblLook w:val="01E0" w:firstRow="1" w:lastRow="1" w:firstColumn="1" w:lastColumn="1" w:noHBand="0" w:noVBand="0"/>
      </w:tblPr>
      <w:tblGrid>
        <w:gridCol w:w="10456"/>
      </w:tblGrid>
      <w:tr w:rsidR="00CD21BD" w:rsidRPr="008B33DC" w14:paraId="7132FED9" w14:textId="77777777" w:rsidTr="00D377C7">
        <w:trPr>
          <w:trHeight w:val="5683"/>
        </w:trPr>
        <w:tc>
          <w:tcPr>
            <w:tcW w:w="10456" w:type="dxa"/>
          </w:tcPr>
          <w:p w14:paraId="0CAA029D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6275E931" wp14:editId="607FEBD8">
                  <wp:extent cx="4433570" cy="4338320"/>
                  <wp:effectExtent l="0" t="0" r="5080" b="5080"/>
                  <wp:docPr id="33" name="그림 33" descr="C:\Users\User\Desktop\그림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User\Desktop\그림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3570" cy="433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67C56A" w14:textId="77777777" w:rsidR="00CD21BD" w:rsidRPr="008B33DC" w:rsidRDefault="00CD21BD" w:rsidP="00CD21BD">
      <w:pPr>
        <w:pStyle w:val="a3"/>
        <w:rPr>
          <w:rFonts w:asciiTheme="minorHAnsi" w:eastAsiaTheme="minorHAnsi" w:hAnsiTheme="minorHAnsi"/>
        </w:rPr>
      </w:pPr>
    </w:p>
    <w:tbl>
      <w:tblPr>
        <w:tblStyle w:val="aff2"/>
        <w:tblW w:w="0" w:type="auto"/>
        <w:tblInd w:w="-34" w:type="dxa"/>
        <w:tblLook w:val="04A0" w:firstRow="1" w:lastRow="0" w:firstColumn="1" w:lastColumn="0" w:noHBand="0" w:noVBand="1"/>
      </w:tblPr>
      <w:tblGrid>
        <w:gridCol w:w="1823"/>
        <w:gridCol w:w="1969"/>
        <w:gridCol w:w="6579"/>
      </w:tblGrid>
      <w:tr w:rsidR="00CD21BD" w:rsidRPr="008B33DC" w14:paraId="10429760" w14:textId="77777777" w:rsidTr="001E025A">
        <w:tc>
          <w:tcPr>
            <w:tcW w:w="1823" w:type="dxa"/>
            <w:shd w:val="clear" w:color="auto" w:fill="DDD9C3" w:themeFill="background2" w:themeFillShade="E6"/>
          </w:tcPr>
          <w:p w14:paraId="440D53A4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구  분</w:t>
            </w:r>
            <w:proofErr w:type="gramEnd"/>
          </w:p>
        </w:tc>
        <w:tc>
          <w:tcPr>
            <w:tcW w:w="1969" w:type="dxa"/>
            <w:shd w:val="clear" w:color="auto" w:fill="DDD9C3" w:themeFill="background2" w:themeFillShade="E6"/>
          </w:tcPr>
          <w:p w14:paraId="4E4E9624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태스크</w:t>
            </w:r>
          </w:p>
        </w:tc>
        <w:tc>
          <w:tcPr>
            <w:tcW w:w="6579" w:type="dxa"/>
            <w:shd w:val="clear" w:color="auto" w:fill="DDD9C3" w:themeFill="background2" w:themeFillShade="E6"/>
          </w:tcPr>
          <w:p w14:paraId="37E2BB92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개  요</w:t>
            </w:r>
            <w:proofErr w:type="gramEnd"/>
          </w:p>
        </w:tc>
      </w:tr>
      <w:tr w:rsidR="00CD21BD" w:rsidRPr="008B33DC" w14:paraId="1D17E86B" w14:textId="77777777" w:rsidTr="001E025A">
        <w:tc>
          <w:tcPr>
            <w:tcW w:w="1823" w:type="dxa"/>
            <w:vMerge w:val="restart"/>
            <w:vAlign w:val="center"/>
          </w:tcPr>
          <w:p w14:paraId="65B5EE5A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현황평가</w:t>
            </w:r>
          </w:p>
        </w:tc>
        <w:tc>
          <w:tcPr>
            <w:tcW w:w="1969" w:type="dxa"/>
            <w:vAlign w:val="center"/>
          </w:tcPr>
          <w:p w14:paraId="0F85E08B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시스템구조 설계</w:t>
            </w:r>
          </w:p>
        </w:tc>
        <w:tc>
          <w:tcPr>
            <w:tcW w:w="6579" w:type="dxa"/>
            <w:vMerge w:val="restart"/>
            <w:vAlign w:val="center"/>
          </w:tcPr>
          <w:p w14:paraId="1E03F2EA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분석단계에서 도출된 논리모델을 구현가능 한 구체적인 수단으로 설계</w:t>
            </w:r>
          </w:p>
          <w:p w14:paraId="188ABA40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 xml:space="preserve">사용자와 </w:t>
            </w:r>
            <w:proofErr w:type="spellStart"/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어플리케이션간의</w:t>
            </w:r>
            <w:proofErr w:type="spellEnd"/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 xml:space="preserve"> 상호작용을 위한 GUI화면을 도출한 후, 화면 및 보고서 레이아웃을 정의하여 어플리케이션의 구체적인 모습과 구성요소들을 상세화</w:t>
            </w:r>
          </w:p>
        </w:tc>
      </w:tr>
      <w:tr w:rsidR="00CD21BD" w:rsidRPr="008B33DC" w14:paraId="68E1961C" w14:textId="77777777" w:rsidTr="001E025A">
        <w:tc>
          <w:tcPr>
            <w:tcW w:w="1823" w:type="dxa"/>
            <w:vMerge/>
            <w:vAlign w:val="center"/>
          </w:tcPr>
          <w:p w14:paraId="393C0911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4F34B3DB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데이터코드 설계</w:t>
            </w:r>
          </w:p>
        </w:tc>
        <w:tc>
          <w:tcPr>
            <w:tcW w:w="6579" w:type="dxa"/>
            <w:vMerge/>
            <w:vAlign w:val="center"/>
          </w:tcPr>
          <w:p w14:paraId="33E4BADE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778F8DDC" w14:textId="77777777" w:rsidTr="001E025A">
        <w:tc>
          <w:tcPr>
            <w:tcW w:w="1823" w:type="dxa"/>
            <w:vMerge/>
            <w:vAlign w:val="center"/>
          </w:tcPr>
          <w:p w14:paraId="3148AA9B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4BC5CE81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데이터베이스</w:t>
            </w:r>
            <w:r w:rsidR="00147F0A"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 xml:space="preserve"> </w:t>
            </w: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설계</w:t>
            </w:r>
          </w:p>
        </w:tc>
        <w:tc>
          <w:tcPr>
            <w:tcW w:w="6579" w:type="dxa"/>
            <w:vMerge/>
            <w:vAlign w:val="center"/>
          </w:tcPr>
          <w:p w14:paraId="7E900EAA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412FFC4C" w14:textId="77777777" w:rsidTr="001E025A">
        <w:tc>
          <w:tcPr>
            <w:tcW w:w="1823" w:type="dxa"/>
            <w:vMerge/>
            <w:vAlign w:val="center"/>
          </w:tcPr>
          <w:p w14:paraId="594225BC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59AE7E07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화면 및 보고서 설계</w:t>
            </w:r>
          </w:p>
        </w:tc>
        <w:tc>
          <w:tcPr>
            <w:tcW w:w="6579" w:type="dxa"/>
            <w:vMerge/>
            <w:vAlign w:val="center"/>
          </w:tcPr>
          <w:p w14:paraId="1625BF7E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3225E534" w14:textId="77777777" w:rsidTr="001E025A">
        <w:tc>
          <w:tcPr>
            <w:tcW w:w="1823" w:type="dxa"/>
            <w:vMerge w:val="restart"/>
            <w:vAlign w:val="center"/>
          </w:tcPr>
          <w:p w14:paraId="68EEB9F0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요구사항정의</w:t>
            </w:r>
          </w:p>
        </w:tc>
        <w:tc>
          <w:tcPr>
            <w:tcW w:w="1969" w:type="dxa"/>
            <w:vAlign w:val="center"/>
          </w:tcPr>
          <w:p w14:paraId="29600D39" w14:textId="77777777" w:rsidR="00CD21BD" w:rsidRPr="008B33DC" w:rsidRDefault="00147F0A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D</w:t>
            </w:r>
            <w:r w:rsidRPr="008B33DC">
              <w:rPr>
                <w:rFonts w:asciiTheme="minorHAnsi" w:eastAsiaTheme="minorHAnsi" w:hAnsiTheme="minorHAnsi" w:cs="굴림"/>
                <w:sz w:val="18"/>
                <w:szCs w:val="18"/>
              </w:rPr>
              <w:t xml:space="preserve">B </w:t>
            </w:r>
            <w:r w:rsidR="00CD21BD"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상세설계</w:t>
            </w:r>
          </w:p>
        </w:tc>
        <w:tc>
          <w:tcPr>
            <w:tcW w:w="6579" w:type="dxa"/>
            <w:vMerge w:val="restart"/>
            <w:vAlign w:val="center"/>
          </w:tcPr>
          <w:p w14:paraId="64E7FFCC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기본설계에서 도출된 설계 안들을 실제 개발이 가능한 수준으로 상세화</w:t>
            </w:r>
          </w:p>
          <w:p w14:paraId="334D28E0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공통 프로그램을 도출함으로써 업무의 중복성을 피하여 생산성, 일관성, 경제성, 유지보수 용이성 등의 이점을 얻고 향후 재사용 라이브러리로 활용할 수 있는 토대를 마련</w:t>
            </w:r>
          </w:p>
        </w:tc>
      </w:tr>
      <w:tr w:rsidR="001E025A" w:rsidRPr="008B33DC" w14:paraId="29136D57" w14:textId="77777777" w:rsidTr="001E025A">
        <w:trPr>
          <w:trHeight w:val="359"/>
        </w:trPr>
        <w:tc>
          <w:tcPr>
            <w:tcW w:w="1823" w:type="dxa"/>
            <w:vMerge/>
            <w:vAlign w:val="center"/>
          </w:tcPr>
          <w:p w14:paraId="72D6CED5" w14:textId="77777777" w:rsidR="001E025A" w:rsidRPr="008B33DC" w:rsidRDefault="001E025A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35C9C481" w14:textId="77777777" w:rsidR="001E025A" w:rsidRPr="008B33DC" w:rsidRDefault="001E025A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공통 프로그램설계</w:t>
            </w:r>
          </w:p>
        </w:tc>
        <w:tc>
          <w:tcPr>
            <w:tcW w:w="6579" w:type="dxa"/>
            <w:vMerge/>
            <w:vAlign w:val="center"/>
          </w:tcPr>
          <w:p w14:paraId="18845DE9" w14:textId="77777777" w:rsidR="001E025A" w:rsidRPr="008B33DC" w:rsidRDefault="001E025A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116CB209" w14:textId="77777777" w:rsidTr="001E025A">
        <w:tc>
          <w:tcPr>
            <w:tcW w:w="1823" w:type="dxa"/>
            <w:vMerge/>
            <w:vAlign w:val="center"/>
          </w:tcPr>
          <w:p w14:paraId="1346E1F1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2156972C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서버 프로그램설계</w:t>
            </w:r>
          </w:p>
        </w:tc>
        <w:tc>
          <w:tcPr>
            <w:tcW w:w="6579" w:type="dxa"/>
            <w:vMerge/>
            <w:vAlign w:val="center"/>
          </w:tcPr>
          <w:p w14:paraId="11F22471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1E025A" w:rsidRPr="008B33DC" w14:paraId="463329C6" w14:textId="77777777" w:rsidTr="001E025A">
        <w:trPr>
          <w:trHeight w:val="382"/>
        </w:trPr>
        <w:tc>
          <w:tcPr>
            <w:tcW w:w="1823" w:type="dxa"/>
            <w:vMerge/>
            <w:vAlign w:val="center"/>
          </w:tcPr>
          <w:p w14:paraId="11F6B27A" w14:textId="77777777" w:rsidR="001E025A" w:rsidRPr="008B33DC" w:rsidRDefault="001E025A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4029B66E" w14:textId="77777777" w:rsidR="001E025A" w:rsidRPr="008B33DC" w:rsidRDefault="001E025A" w:rsidP="00147F0A">
            <w:pPr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사용자 프로그램설계</w:t>
            </w:r>
          </w:p>
        </w:tc>
        <w:tc>
          <w:tcPr>
            <w:tcW w:w="6579" w:type="dxa"/>
            <w:vMerge/>
            <w:vAlign w:val="center"/>
          </w:tcPr>
          <w:p w14:paraId="1B487813" w14:textId="77777777" w:rsidR="001E025A" w:rsidRPr="008B33DC" w:rsidRDefault="001E025A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</w:tbl>
    <w:p w14:paraId="58622CA3" w14:textId="77777777" w:rsidR="00CD21BD" w:rsidRPr="008B33DC" w:rsidRDefault="00CD21BD" w:rsidP="00CD21BD">
      <w:pPr>
        <w:pStyle w:val="a3"/>
        <w:rPr>
          <w:rFonts w:asciiTheme="minorHAnsi" w:eastAsiaTheme="minorHAnsi" w:hAnsiTheme="minorHAnsi"/>
        </w:rPr>
      </w:pPr>
    </w:p>
    <w:p w14:paraId="36B0DF5C" w14:textId="443DE384" w:rsidR="00CD21BD" w:rsidRPr="008B33DC" w:rsidRDefault="00CD21BD" w:rsidP="00CD21BD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29" w:name="_Toc105506532"/>
      <w:r w:rsidRPr="008B33DC">
        <w:rPr>
          <w:rFonts w:asciiTheme="minorHAnsi" w:eastAsiaTheme="minorHAnsi" w:hAnsiTheme="minorHAnsi" w:hint="eastAsia"/>
        </w:rPr>
        <w:lastRenderedPageBreak/>
        <w:t>3.</w:t>
      </w:r>
      <w:r w:rsidR="00B15246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 w:hint="eastAsia"/>
        </w:rPr>
        <w:t>.</w:t>
      </w:r>
      <w:r w:rsidR="003B6958">
        <w:rPr>
          <w:rFonts w:asciiTheme="minorHAnsi" w:eastAsiaTheme="minorHAnsi" w:hAnsiTheme="minorHAnsi"/>
        </w:rPr>
        <w:t>5</w:t>
      </w:r>
      <w:r w:rsidRPr="008B33DC">
        <w:rPr>
          <w:rFonts w:asciiTheme="minorHAnsi" w:eastAsiaTheme="minorHAnsi" w:hAnsiTheme="minorHAnsi" w:hint="eastAsia"/>
        </w:rPr>
        <w:t xml:space="preserve"> 개발단계</w:t>
      </w:r>
      <w:bookmarkEnd w:id="29"/>
    </w:p>
    <w:tbl>
      <w:tblPr>
        <w:tblStyle w:val="aff2"/>
        <w:tblW w:w="10456" w:type="dxa"/>
        <w:tblLook w:val="01E0" w:firstRow="1" w:lastRow="1" w:firstColumn="1" w:lastColumn="1" w:noHBand="0" w:noVBand="0"/>
      </w:tblPr>
      <w:tblGrid>
        <w:gridCol w:w="10456"/>
      </w:tblGrid>
      <w:tr w:rsidR="00CD21BD" w:rsidRPr="008B33DC" w14:paraId="4B19D0CF" w14:textId="77777777" w:rsidTr="00D377C7">
        <w:trPr>
          <w:trHeight w:val="5683"/>
        </w:trPr>
        <w:tc>
          <w:tcPr>
            <w:tcW w:w="10456" w:type="dxa"/>
          </w:tcPr>
          <w:p w14:paraId="3A758FC8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26879EA7" wp14:editId="3BDE36B3">
                  <wp:extent cx="4433570" cy="4338320"/>
                  <wp:effectExtent l="0" t="0" r="5080" b="5080"/>
                  <wp:docPr id="35" name="그림 35" descr="C:\Users\User\Desktop\그림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User\Desktop\그림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3570" cy="433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6C7748" w14:textId="77777777" w:rsidR="00CD21BD" w:rsidRPr="008B33DC" w:rsidRDefault="00CD21BD" w:rsidP="00CD21BD">
      <w:pPr>
        <w:pStyle w:val="a3"/>
        <w:rPr>
          <w:rFonts w:asciiTheme="minorHAnsi" w:eastAsiaTheme="minorHAnsi" w:hAnsiTheme="minorHAnsi"/>
        </w:rPr>
      </w:pPr>
    </w:p>
    <w:tbl>
      <w:tblPr>
        <w:tblStyle w:val="aff2"/>
        <w:tblW w:w="0" w:type="auto"/>
        <w:tblInd w:w="-34" w:type="dxa"/>
        <w:tblLook w:val="04A0" w:firstRow="1" w:lastRow="0" w:firstColumn="1" w:lastColumn="0" w:noHBand="0" w:noVBand="1"/>
      </w:tblPr>
      <w:tblGrid>
        <w:gridCol w:w="1820"/>
        <w:gridCol w:w="1972"/>
        <w:gridCol w:w="6579"/>
      </w:tblGrid>
      <w:tr w:rsidR="00CD21BD" w:rsidRPr="008B33DC" w14:paraId="00E48675" w14:textId="77777777" w:rsidTr="00D377C7">
        <w:tc>
          <w:tcPr>
            <w:tcW w:w="1843" w:type="dxa"/>
            <w:shd w:val="clear" w:color="auto" w:fill="DDD9C3" w:themeFill="background2" w:themeFillShade="E6"/>
          </w:tcPr>
          <w:p w14:paraId="3428D614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구  분</w:t>
            </w:r>
            <w:proofErr w:type="gramEnd"/>
          </w:p>
        </w:tc>
        <w:tc>
          <w:tcPr>
            <w:tcW w:w="1985" w:type="dxa"/>
            <w:shd w:val="clear" w:color="auto" w:fill="DDD9C3" w:themeFill="background2" w:themeFillShade="E6"/>
          </w:tcPr>
          <w:p w14:paraId="1DA99DB3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태스크</w:t>
            </w:r>
          </w:p>
        </w:tc>
        <w:tc>
          <w:tcPr>
            <w:tcW w:w="6662" w:type="dxa"/>
            <w:shd w:val="clear" w:color="auto" w:fill="DDD9C3" w:themeFill="background2" w:themeFillShade="E6"/>
          </w:tcPr>
          <w:p w14:paraId="0F13AD1A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개  요</w:t>
            </w:r>
            <w:proofErr w:type="gramEnd"/>
          </w:p>
        </w:tc>
      </w:tr>
      <w:tr w:rsidR="00CD21BD" w:rsidRPr="008B33DC" w14:paraId="3BF2654B" w14:textId="77777777" w:rsidTr="00D377C7">
        <w:tc>
          <w:tcPr>
            <w:tcW w:w="1843" w:type="dxa"/>
            <w:vMerge w:val="restart"/>
            <w:vAlign w:val="center"/>
          </w:tcPr>
          <w:p w14:paraId="5A06D8F8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코딩 및 단위</w:t>
            </w:r>
          </w:p>
          <w:p w14:paraId="53BE9136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테스트</w:t>
            </w:r>
          </w:p>
        </w:tc>
        <w:tc>
          <w:tcPr>
            <w:tcW w:w="1985" w:type="dxa"/>
            <w:vAlign w:val="center"/>
          </w:tcPr>
          <w:p w14:paraId="50D5B83B" w14:textId="77777777" w:rsidR="00147F0A" w:rsidRPr="008B33DC" w:rsidRDefault="00147F0A" w:rsidP="00147F0A">
            <w:pPr>
              <w:pStyle w:val="af6"/>
              <w:spacing w:before="43" w:beforeAutospacing="0" w:after="65" w:afterAutospacing="0" w:line="216" w:lineRule="auto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 xml:space="preserve">프로그램 모델 및 </w:t>
            </w:r>
          </w:p>
          <w:p w14:paraId="320993B0" w14:textId="77777777" w:rsidR="00CD21BD" w:rsidRPr="008B33DC" w:rsidRDefault="00147F0A" w:rsidP="00147F0A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공통 프로그램 개발</w:t>
            </w:r>
          </w:p>
        </w:tc>
        <w:tc>
          <w:tcPr>
            <w:tcW w:w="6662" w:type="dxa"/>
            <w:vMerge w:val="restart"/>
            <w:vAlign w:val="center"/>
          </w:tcPr>
          <w:p w14:paraId="3473A220" w14:textId="7C4738C1" w:rsidR="00CD21BD" w:rsidRPr="008B33DC" w:rsidRDefault="00EA413E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수행</w:t>
            </w:r>
            <w:r w:rsidR="00CD21BD"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사의 ‘UNI-Framework’</w:t>
            </w:r>
            <w:proofErr w:type="spellStart"/>
            <w:r w:rsidR="00CD21BD"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를</w:t>
            </w:r>
            <w:proofErr w:type="spellEnd"/>
            <w:r w:rsidR="00CD21BD"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 xml:space="preserve"> 적용</w:t>
            </w:r>
          </w:p>
          <w:p w14:paraId="531F81A3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단위 프로그램의 정상적인 수행 여부를 확인하는 단위 테스트를 수행하기 위한 테스트 시나리오 작성</w:t>
            </w:r>
          </w:p>
          <w:p w14:paraId="7ABD2626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프로그램 모델 및 공통 프로그램을 실행 가능한 코드로 작성</w:t>
            </w:r>
          </w:p>
          <w:p w14:paraId="456D7B23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 xml:space="preserve">상세설계에서 작성된 프로그램 사양에 따라 실행 가능한 </w:t>
            </w:r>
            <w:proofErr w:type="spellStart"/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소스코드작성</w:t>
            </w:r>
            <w:proofErr w:type="spellEnd"/>
          </w:p>
          <w:p w14:paraId="1419C6F5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 xml:space="preserve">단위 프로그램이 정상적으로 그 기능을 </w:t>
            </w:r>
            <w:proofErr w:type="spellStart"/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수행하는지의</w:t>
            </w:r>
            <w:proofErr w:type="spellEnd"/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 xml:space="preserve"> 여부를 확인하는 최소수준의 테스트로서 소스코드를 그 대상으로 함</w:t>
            </w:r>
          </w:p>
        </w:tc>
      </w:tr>
      <w:tr w:rsidR="00CD21BD" w:rsidRPr="008B33DC" w14:paraId="5517E437" w14:textId="77777777" w:rsidTr="00D377C7">
        <w:tc>
          <w:tcPr>
            <w:tcW w:w="1843" w:type="dxa"/>
            <w:vMerge/>
            <w:vAlign w:val="center"/>
          </w:tcPr>
          <w:p w14:paraId="5D24C23D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663C8FC0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프로그램 코딩</w:t>
            </w:r>
          </w:p>
        </w:tc>
        <w:tc>
          <w:tcPr>
            <w:tcW w:w="6662" w:type="dxa"/>
            <w:vMerge/>
            <w:vAlign w:val="center"/>
          </w:tcPr>
          <w:p w14:paraId="3C63A0AD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09ECB136" w14:textId="77777777" w:rsidTr="00D377C7">
        <w:tc>
          <w:tcPr>
            <w:tcW w:w="1843" w:type="dxa"/>
            <w:vMerge/>
            <w:vAlign w:val="center"/>
          </w:tcPr>
          <w:p w14:paraId="109AE3E1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2124F6AC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단위 테스트 실시</w:t>
            </w:r>
          </w:p>
        </w:tc>
        <w:tc>
          <w:tcPr>
            <w:tcW w:w="6662" w:type="dxa"/>
            <w:vMerge/>
            <w:vAlign w:val="center"/>
          </w:tcPr>
          <w:p w14:paraId="2217E659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7BEDB9C8" w14:textId="77777777" w:rsidTr="00D377C7">
        <w:tc>
          <w:tcPr>
            <w:tcW w:w="1843" w:type="dxa"/>
            <w:vMerge w:val="restart"/>
            <w:vAlign w:val="center"/>
          </w:tcPr>
          <w:p w14:paraId="58572607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테스트 실시</w:t>
            </w:r>
          </w:p>
        </w:tc>
        <w:tc>
          <w:tcPr>
            <w:tcW w:w="1985" w:type="dxa"/>
            <w:vAlign w:val="center"/>
          </w:tcPr>
          <w:p w14:paraId="225ACA57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통합 테스트 실시</w:t>
            </w:r>
          </w:p>
        </w:tc>
        <w:tc>
          <w:tcPr>
            <w:tcW w:w="6662" w:type="dxa"/>
            <w:vMerge w:val="restart"/>
            <w:vAlign w:val="center"/>
          </w:tcPr>
          <w:p w14:paraId="10111F62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proofErr w:type="spellStart"/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프로그램간의</w:t>
            </w:r>
            <w:proofErr w:type="spellEnd"/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 xml:space="preserve"> 상호 기능 및 인터페이스의 정상 작동 여부를 통합 테스트하고, 사용자의 시스템 성능관련 요구사항의 수행 여부를 시스템 테스트를 실시함으로써 시스템에 대한 완전성과 신뢰성을 향상시킴</w:t>
            </w:r>
          </w:p>
        </w:tc>
      </w:tr>
      <w:tr w:rsidR="00CD21BD" w:rsidRPr="008B33DC" w14:paraId="552E9CF6" w14:textId="77777777" w:rsidTr="00D377C7">
        <w:tc>
          <w:tcPr>
            <w:tcW w:w="1843" w:type="dxa"/>
            <w:vMerge/>
            <w:vAlign w:val="center"/>
          </w:tcPr>
          <w:p w14:paraId="69FD1CEC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2E4B7FE6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Arial"/>
                <w:sz w:val="36"/>
                <w:szCs w:val="36"/>
              </w:rPr>
            </w:pPr>
            <w:r w:rsidRPr="008B33DC">
              <w:rPr>
                <w:rFonts w:asciiTheme="minorHAnsi" w:eastAsiaTheme="minorHAnsi" w:hAnsiTheme="minorHAnsi" w:cs="KoPubWorld돋움체 Light" w:hint="eastAsia"/>
                <w:color w:val="000000"/>
                <w:kern w:val="24"/>
                <w:sz w:val="18"/>
                <w:szCs w:val="18"/>
              </w:rPr>
              <w:t>시스템 테스트 실시</w:t>
            </w:r>
          </w:p>
        </w:tc>
        <w:tc>
          <w:tcPr>
            <w:tcW w:w="6662" w:type="dxa"/>
            <w:vMerge/>
            <w:vAlign w:val="center"/>
          </w:tcPr>
          <w:p w14:paraId="21765F31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</w:tbl>
    <w:p w14:paraId="7848721D" w14:textId="77777777" w:rsidR="00CD21BD" w:rsidRPr="008B33DC" w:rsidRDefault="00CD21BD" w:rsidP="00CD21BD">
      <w:pPr>
        <w:pStyle w:val="a3"/>
        <w:rPr>
          <w:rFonts w:asciiTheme="minorHAnsi" w:eastAsiaTheme="minorHAnsi" w:hAnsiTheme="minorHAnsi"/>
        </w:rPr>
      </w:pPr>
    </w:p>
    <w:p w14:paraId="0E4EC031" w14:textId="77777777" w:rsidR="00CD21BD" w:rsidRPr="008B33DC" w:rsidRDefault="00CD21BD" w:rsidP="00CD21BD">
      <w:pPr>
        <w:pStyle w:val="a3"/>
        <w:ind w:left="0"/>
        <w:rPr>
          <w:rFonts w:asciiTheme="minorHAnsi" w:eastAsiaTheme="minorHAnsi" w:hAnsiTheme="minorHAnsi"/>
        </w:rPr>
      </w:pPr>
    </w:p>
    <w:p w14:paraId="7E2FE2CD" w14:textId="6EDDC3A4" w:rsidR="00CD21BD" w:rsidRPr="008B33DC" w:rsidRDefault="00CD21BD" w:rsidP="00CD21BD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30" w:name="_Toc105506533"/>
      <w:r w:rsidRPr="008B33DC">
        <w:rPr>
          <w:rFonts w:asciiTheme="minorHAnsi" w:eastAsiaTheme="minorHAnsi" w:hAnsiTheme="minorHAnsi" w:hint="eastAsia"/>
        </w:rPr>
        <w:lastRenderedPageBreak/>
        <w:t>3.</w:t>
      </w:r>
      <w:r w:rsidR="00B15246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 w:hint="eastAsia"/>
        </w:rPr>
        <w:t>.</w:t>
      </w:r>
      <w:r w:rsidR="003B6958">
        <w:rPr>
          <w:rFonts w:asciiTheme="minorHAnsi" w:eastAsiaTheme="minorHAnsi" w:hAnsiTheme="minorHAnsi"/>
        </w:rPr>
        <w:t>6</w:t>
      </w:r>
      <w:r w:rsidRPr="008B33DC">
        <w:rPr>
          <w:rFonts w:asciiTheme="minorHAnsi" w:eastAsiaTheme="minorHAnsi" w:hAnsiTheme="minorHAnsi" w:hint="eastAsia"/>
        </w:rPr>
        <w:t xml:space="preserve"> 구현단계</w:t>
      </w:r>
      <w:bookmarkEnd w:id="30"/>
    </w:p>
    <w:tbl>
      <w:tblPr>
        <w:tblStyle w:val="aff2"/>
        <w:tblW w:w="10456" w:type="dxa"/>
        <w:tblLook w:val="01E0" w:firstRow="1" w:lastRow="1" w:firstColumn="1" w:lastColumn="1" w:noHBand="0" w:noVBand="0"/>
      </w:tblPr>
      <w:tblGrid>
        <w:gridCol w:w="10456"/>
      </w:tblGrid>
      <w:tr w:rsidR="00CD21BD" w:rsidRPr="008B33DC" w14:paraId="01C5744B" w14:textId="77777777" w:rsidTr="00D377C7">
        <w:trPr>
          <w:trHeight w:val="5683"/>
        </w:trPr>
        <w:tc>
          <w:tcPr>
            <w:tcW w:w="10456" w:type="dxa"/>
          </w:tcPr>
          <w:p w14:paraId="0E1CCBDC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56E5362F" wp14:editId="325C9C04">
                  <wp:extent cx="4433570" cy="4338320"/>
                  <wp:effectExtent l="0" t="0" r="5080" b="5080"/>
                  <wp:docPr id="37" name="그림 37" descr="C:\Users\User\Desktop\그림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User\Desktop\그림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3570" cy="433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0B0BA9" w14:textId="77777777" w:rsidR="00CD21BD" w:rsidRPr="008B33DC" w:rsidRDefault="00CD21BD" w:rsidP="00CD21BD">
      <w:pPr>
        <w:pStyle w:val="a3"/>
        <w:rPr>
          <w:rFonts w:asciiTheme="minorHAnsi" w:eastAsiaTheme="minorHAnsi" w:hAnsiTheme="minorHAnsi"/>
        </w:rPr>
      </w:pPr>
    </w:p>
    <w:tbl>
      <w:tblPr>
        <w:tblStyle w:val="aff2"/>
        <w:tblW w:w="0" w:type="auto"/>
        <w:tblInd w:w="-34" w:type="dxa"/>
        <w:tblLook w:val="04A0" w:firstRow="1" w:lastRow="0" w:firstColumn="1" w:lastColumn="0" w:noHBand="0" w:noVBand="1"/>
      </w:tblPr>
      <w:tblGrid>
        <w:gridCol w:w="1549"/>
        <w:gridCol w:w="2256"/>
        <w:gridCol w:w="6566"/>
      </w:tblGrid>
      <w:tr w:rsidR="00CD21BD" w:rsidRPr="008B33DC" w14:paraId="45C1D985" w14:textId="77777777" w:rsidTr="00460D74">
        <w:tc>
          <w:tcPr>
            <w:tcW w:w="1549" w:type="dxa"/>
            <w:shd w:val="clear" w:color="auto" w:fill="DDD9C3" w:themeFill="background2" w:themeFillShade="E6"/>
          </w:tcPr>
          <w:p w14:paraId="35CAFE88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구  분</w:t>
            </w:r>
            <w:proofErr w:type="gramEnd"/>
          </w:p>
        </w:tc>
        <w:tc>
          <w:tcPr>
            <w:tcW w:w="2256" w:type="dxa"/>
            <w:shd w:val="clear" w:color="auto" w:fill="DDD9C3" w:themeFill="background2" w:themeFillShade="E6"/>
          </w:tcPr>
          <w:p w14:paraId="4793715C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태스크</w:t>
            </w:r>
          </w:p>
        </w:tc>
        <w:tc>
          <w:tcPr>
            <w:tcW w:w="6566" w:type="dxa"/>
            <w:shd w:val="clear" w:color="auto" w:fill="DDD9C3" w:themeFill="background2" w:themeFillShade="E6"/>
          </w:tcPr>
          <w:p w14:paraId="7E70BAF9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개  요</w:t>
            </w:r>
            <w:proofErr w:type="gramEnd"/>
          </w:p>
        </w:tc>
      </w:tr>
      <w:tr w:rsidR="00CD21BD" w:rsidRPr="008B33DC" w14:paraId="5211DC3E" w14:textId="77777777" w:rsidTr="00460D74">
        <w:trPr>
          <w:trHeight w:val="458"/>
        </w:trPr>
        <w:tc>
          <w:tcPr>
            <w:tcW w:w="1549" w:type="dxa"/>
            <w:vMerge w:val="restart"/>
            <w:vAlign w:val="center"/>
          </w:tcPr>
          <w:p w14:paraId="38C28EEB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구현 계획</w:t>
            </w:r>
          </w:p>
          <w:p w14:paraId="1AF1B1C7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수립</w:t>
            </w:r>
          </w:p>
        </w:tc>
        <w:tc>
          <w:tcPr>
            <w:tcW w:w="2256" w:type="dxa"/>
            <w:vAlign w:val="center"/>
          </w:tcPr>
          <w:p w14:paraId="453DE20E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릴리즈 및 비상계획수립</w:t>
            </w:r>
          </w:p>
        </w:tc>
        <w:tc>
          <w:tcPr>
            <w:tcW w:w="6566" w:type="dxa"/>
            <w:vMerge w:val="restart"/>
            <w:vAlign w:val="center"/>
          </w:tcPr>
          <w:p w14:paraId="721606DA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구현단계에서 진행해야 할 작업에 대한 계획을 수립하여 프로젝트 일정에 차질이 없도록 함</w:t>
            </w:r>
          </w:p>
        </w:tc>
      </w:tr>
      <w:tr w:rsidR="00CD21BD" w:rsidRPr="008B33DC" w14:paraId="3E4B1D33" w14:textId="77777777" w:rsidTr="00460D74">
        <w:trPr>
          <w:trHeight w:val="459"/>
        </w:trPr>
        <w:tc>
          <w:tcPr>
            <w:tcW w:w="1549" w:type="dxa"/>
            <w:vMerge/>
            <w:vAlign w:val="center"/>
          </w:tcPr>
          <w:p w14:paraId="123B2AE4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</w:p>
        </w:tc>
        <w:tc>
          <w:tcPr>
            <w:tcW w:w="2256" w:type="dxa"/>
            <w:vAlign w:val="center"/>
          </w:tcPr>
          <w:p w14:paraId="02E923AE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교육훈련 계획수립</w:t>
            </w:r>
          </w:p>
        </w:tc>
        <w:tc>
          <w:tcPr>
            <w:tcW w:w="6566" w:type="dxa"/>
            <w:vMerge/>
            <w:vAlign w:val="center"/>
          </w:tcPr>
          <w:p w14:paraId="450A7C30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409C9870" w14:textId="77777777" w:rsidTr="00460D74">
        <w:trPr>
          <w:trHeight w:val="459"/>
        </w:trPr>
        <w:tc>
          <w:tcPr>
            <w:tcW w:w="1549" w:type="dxa"/>
            <w:vMerge w:val="restart"/>
            <w:vAlign w:val="center"/>
          </w:tcPr>
          <w:p w14:paraId="7B1F6447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proofErr w:type="spellStart"/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릴리이즈</w:t>
            </w:r>
            <w:proofErr w:type="spellEnd"/>
          </w:p>
        </w:tc>
        <w:tc>
          <w:tcPr>
            <w:tcW w:w="2256" w:type="dxa"/>
            <w:vAlign w:val="center"/>
          </w:tcPr>
          <w:p w14:paraId="7E56E46F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데이터베이스 구축</w:t>
            </w:r>
          </w:p>
        </w:tc>
        <w:tc>
          <w:tcPr>
            <w:tcW w:w="6566" w:type="dxa"/>
            <w:vMerge w:val="restart"/>
            <w:vAlign w:val="center"/>
          </w:tcPr>
          <w:p w14:paraId="66868536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데이터베이스를 실제 운영환경에 구축함</w:t>
            </w:r>
          </w:p>
          <w:p w14:paraId="51B15171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필요한 기존 정보를 새로운 시스템으로 이관하여 사용 가능하도록 함</w:t>
            </w:r>
          </w:p>
          <w:p w14:paraId="1A8E3A50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개발된 시스템의 기능이 고객의 요구사항과 일치하는지를 고객이 주관이 되어 테스트</w:t>
            </w:r>
          </w:p>
          <w:p w14:paraId="5D5FD5DE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운영환경으로 이관된 최종 시스템을 사용자에게 인도하여 시스템 운영을 사용자 책임하에 둠</w:t>
            </w:r>
          </w:p>
        </w:tc>
      </w:tr>
      <w:tr w:rsidR="00460D74" w:rsidRPr="008B33DC" w14:paraId="5CBBD49F" w14:textId="77777777" w:rsidTr="00460D74">
        <w:trPr>
          <w:trHeight w:val="458"/>
        </w:trPr>
        <w:tc>
          <w:tcPr>
            <w:tcW w:w="1549" w:type="dxa"/>
            <w:vMerge/>
            <w:vAlign w:val="center"/>
          </w:tcPr>
          <w:p w14:paraId="5290E504" w14:textId="77777777" w:rsidR="00460D74" w:rsidRPr="008B33DC" w:rsidRDefault="00460D74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</w:p>
        </w:tc>
        <w:tc>
          <w:tcPr>
            <w:tcW w:w="2256" w:type="dxa"/>
            <w:vAlign w:val="center"/>
          </w:tcPr>
          <w:p w14:paraId="1BAEAC9D" w14:textId="77777777" w:rsidR="00460D74" w:rsidRPr="008B33DC" w:rsidRDefault="00460D74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소프트웨어 설치</w:t>
            </w:r>
          </w:p>
        </w:tc>
        <w:tc>
          <w:tcPr>
            <w:tcW w:w="6566" w:type="dxa"/>
            <w:vMerge/>
            <w:vAlign w:val="center"/>
          </w:tcPr>
          <w:p w14:paraId="1720B491" w14:textId="77777777" w:rsidR="00460D74" w:rsidRPr="008B33DC" w:rsidRDefault="00460D74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2603765B" w14:textId="77777777" w:rsidTr="00460D74">
        <w:trPr>
          <w:trHeight w:val="459"/>
        </w:trPr>
        <w:tc>
          <w:tcPr>
            <w:tcW w:w="1549" w:type="dxa"/>
            <w:vMerge/>
            <w:vAlign w:val="center"/>
          </w:tcPr>
          <w:p w14:paraId="3842C706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</w:p>
        </w:tc>
        <w:tc>
          <w:tcPr>
            <w:tcW w:w="2256" w:type="dxa"/>
            <w:vAlign w:val="center"/>
          </w:tcPr>
          <w:p w14:paraId="74DA0326" w14:textId="77777777" w:rsidR="00CD21BD" w:rsidRPr="008B33DC" w:rsidRDefault="005156BB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사용자</w:t>
            </w:r>
            <w:r w:rsidR="00CD21BD"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테스트 실시</w:t>
            </w:r>
          </w:p>
        </w:tc>
        <w:tc>
          <w:tcPr>
            <w:tcW w:w="6566" w:type="dxa"/>
            <w:vMerge/>
            <w:vAlign w:val="center"/>
          </w:tcPr>
          <w:p w14:paraId="6AB7BE11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7ECC12C1" w14:textId="77777777" w:rsidTr="00460D74">
        <w:trPr>
          <w:trHeight w:val="459"/>
        </w:trPr>
        <w:tc>
          <w:tcPr>
            <w:tcW w:w="1549" w:type="dxa"/>
            <w:vMerge/>
            <w:vAlign w:val="center"/>
          </w:tcPr>
          <w:p w14:paraId="6DE05547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</w:p>
        </w:tc>
        <w:tc>
          <w:tcPr>
            <w:tcW w:w="2256" w:type="dxa"/>
            <w:vAlign w:val="center"/>
          </w:tcPr>
          <w:p w14:paraId="523464ED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시스템 릴리즈</w:t>
            </w:r>
          </w:p>
        </w:tc>
        <w:tc>
          <w:tcPr>
            <w:tcW w:w="6566" w:type="dxa"/>
            <w:vMerge/>
            <w:vAlign w:val="center"/>
          </w:tcPr>
          <w:p w14:paraId="3F10B3BC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289D33D2" w14:textId="77777777" w:rsidTr="00460D74">
        <w:trPr>
          <w:trHeight w:val="458"/>
        </w:trPr>
        <w:tc>
          <w:tcPr>
            <w:tcW w:w="1549" w:type="dxa"/>
            <w:vMerge w:val="restart"/>
            <w:vAlign w:val="center"/>
          </w:tcPr>
          <w:p w14:paraId="75F85FAF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시스템</w:t>
            </w:r>
          </w:p>
          <w:p w14:paraId="547BBA3A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사용</w:t>
            </w:r>
          </w:p>
          <w:p w14:paraId="29A43470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교육</w:t>
            </w:r>
          </w:p>
        </w:tc>
        <w:tc>
          <w:tcPr>
            <w:tcW w:w="2256" w:type="dxa"/>
            <w:vAlign w:val="center"/>
          </w:tcPr>
          <w:p w14:paraId="1B7C7FB6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사용자 메뉴얼 작성</w:t>
            </w:r>
          </w:p>
        </w:tc>
        <w:tc>
          <w:tcPr>
            <w:tcW w:w="6566" w:type="dxa"/>
            <w:vMerge w:val="restart"/>
            <w:vAlign w:val="center"/>
          </w:tcPr>
          <w:p w14:paraId="123C267D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개발 완료된 어플리케이션 시스템을 사용자/운영자에게 보다 쉽게 운영 및 유지보수를 할 수 있도록 매뉴얼을 작성하고 교육을 실시</w:t>
            </w:r>
          </w:p>
        </w:tc>
      </w:tr>
      <w:tr w:rsidR="00CD21BD" w:rsidRPr="008B33DC" w14:paraId="400C8D60" w14:textId="77777777" w:rsidTr="00460D74">
        <w:trPr>
          <w:trHeight w:val="459"/>
        </w:trPr>
        <w:tc>
          <w:tcPr>
            <w:tcW w:w="1549" w:type="dxa"/>
            <w:vMerge/>
            <w:vAlign w:val="center"/>
          </w:tcPr>
          <w:p w14:paraId="31D9D1C9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</w:p>
        </w:tc>
        <w:tc>
          <w:tcPr>
            <w:tcW w:w="2256" w:type="dxa"/>
            <w:vAlign w:val="center"/>
          </w:tcPr>
          <w:p w14:paraId="0C51E556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운영자 메뉴얼 작성</w:t>
            </w:r>
          </w:p>
        </w:tc>
        <w:tc>
          <w:tcPr>
            <w:tcW w:w="6566" w:type="dxa"/>
            <w:vMerge/>
            <w:vAlign w:val="center"/>
          </w:tcPr>
          <w:p w14:paraId="3CD7DB80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460D74" w:rsidRPr="008B33DC" w14:paraId="484FF9A6" w14:textId="77777777" w:rsidTr="00460D74">
        <w:trPr>
          <w:trHeight w:val="459"/>
        </w:trPr>
        <w:tc>
          <w:tcPr>
            <w:tcW w:w="1549" w:type="dxa"/>
            <w:vMerge/>
            <w:vAlign w:val="center"/>
          </w:tcPr>
          <w:p w14:paraId="3C98677A" w14:textId="77777777" w:rsidR="00460D74" w:rsidRPr="008B33DC" w:rsidRDefault="00460D74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</w:p>
        </w:tc>
        <w:tc>
          <w:tcPr>
            <w:tcW w:w="2256" w:type="dxa"/>
            <w:vAlign w:val="center"/>
          </w:tcPr>
          <w:p w14:paraId="3DC697BA" w14:textId="77777777" w:rsidR="00460D74" w:rsidRPr="008B33DC" w:rsidRDefault="00460D74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교육훈련 실시</w:t>
            </w:r>
          </w:p>
        </w:tc>
        <w:tc>
          <w:tcPr>
            <w:tcW w:w="6566" w:type="dxa"/>
            <w:vMerge/>
            <w:vAlign w:val="center"/>
          </w:tcPr>
          <w:p w14:paraId="06B77D56" w14:textId="77777777" w:rsidR="00460D74" w:rsidRPr="008B33DC" w:rsidRDefault="00460D74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</w:tbl>
    <w:p w14:paraId="635FBF02" w14:textId="77777777" w:rsidR="00CD21BD" w:rsidRPr="008B33DC" w:rsidRDefault="00CD21BD" w:rsidP="00CD21BD">
      <w:pPr>
        <w:pStyle w:val="a3"/>
        <w:rPr>
          <w:rFonts w:asciiTheme="minorHAnsi" w:eastAsiaTheme="minorHAnsi" w:hAnsiTheme="minorHAnsi"/>
        </w:rPr>
      </w:pPr>
    </w:p>
    <w:p w14:paraId="6B2FABCE" w14:textId="4C98D956" w:rsidR="00CD21BD" w:rsidRPr="008B33DC" w:rsidRDefault="00CD21BD" w:rsidP="00CD21BD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31" w:name="_Toc105506534"/>
      <w:r w:rsidRPr="008B33DC">
        <w:rPr>
          <w:rFonts w:asciiTheme="minorHAnsi" w:eastAsiaTheme="minorHAnsi" w:hAnsiTheme="minorHAnsi" w:hint="eastAsia"/>
        </w:rPr>
        <w:lastRenderedPageBreak/>
        <w:t>3.</w:t>
      </w:r>
      <w:r w:rsidR="00B15246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 w:hint="eastAsia"/>
        </w:rPr>
        <w:t>.</w:t>
      </w:r>
      <w:r w:rsidR="003B6958">
        <w:rPr>
          <w:rFonts w:asciiTheme="minorHAnsi" w:eastAsiaTheme="minorHAnsi" w:hAnsiTheme="minorHAnsi"/>
        </w:rPr>
        <w:t>7</w:t>
      </w:r>
      <w:r w:rsidRPr="008B33DC">
        <w:rPr>
          <w:rFonts w:asciiTheme="minorHAnsi" w:eastAsiaTheme="minorHAnsi" w:hAnsiTheme="minorHAnsi" w:hint="eastAsia"/>
        </w:rPr>
        <w:t xml:space="preserve"> 종료단계</w:t>
      </w:r>
      <w:bookmarkEnd w:id="31"/>
    </w:p>
    <w:tbl>
      <w:tblPr>
        <w:tblStyle w:val="aff2"/>
        <w:tblW w:w="10456" w:type="dxa"/>
        <w:tblLook w:val="01E0" w:firstRow="1" w:lastRow="1" w:firstColumn="1" w:lastColumn="1" w:noHBand="0" w:noVBand="0"/>
      </w:tblPr>
      <w:tblGrid>
        <w:gridCol w:w="10456"/>
      </w:tblGrid>
      <w:tr w:rsidR="00CD21BD" w:rsidRPr="008B33DC" w14:paraId="6A99A4D4" w14:textId="77777777" w:rsidTr="00D377C7">
        <w:trPr>
          <w:trHeight w:val="5683"/>
        </w:trPr>
        <w:tc>
          <w:tcPr>
            <w:tcW w:w="10456" w:type="dxa"/>
          </w:tcPr>
          <w:p w14:paraId="1EDEF640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25DA115B" wp14:editId="39D8A9F9">
                  <wp:extent cx="4433570" cy="4338320"/>
                  <wp:effectExtent l="0" t="0" r="5080" b="5080"/>
                  <wp:docPr id="293012" name="그림 293012" descr="C:\Users\User\Desktop\그림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User\Desktop\그림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3570" cy="433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553FF8" w14:textId="77777777" w:rsidR="00CD21BD" w:rsidRPr="008B33DC" w:rsidRDefault="00CD21BD" w:rsidP="00CD21BD">
      <w:pPr>
        <w:pStyle w:val="a3"/>
        <w:rPr>
          <w:rFonts w:asciiTheme="minorHAnsi" w:eastAsiaTheme="minorHAnsi" w:hAnsiTheme="minorHAnsi" w:cs="Arial"/>
          <w:b/>
        </w:rPr>
      </w:pPr>
    </w:p>
    <w:tbl>
      <w:tblPr>
        <w:tblStyle w:val="aff2"/>
        <w:tblW w:w="0" w:type="auto"/>
        <w:tblInd w:w="-34" w:type="dxa"/>
        <w:tblLook w:val="04A0" w:firstRow="1" w:lastRow="0" w:firstColumn="1" w:lastColumn="0" w:noHBand="0" w:noVBand="1"/>
      </w:tblPr>
      <w:tblGrid>
        <w:gridCol w:w="2014"/>
        <w:gridCol w:w="1778"/>
        <w:gridCol w:w="6579"/>
      </w:tblGrid>
      <w:tr w:rsidR="00CD21BD" w:rsidRPr="008B33DC" w14:paraId="192C2A11" w14:textId="77777777" w:rsidTr="00C41D2E">
        <w:tc>
          <w:tcPr>
            <w:tcW w:w="2014" w:type="dxa"/>
            <w:shd w:val="clear" w:color="auto" w:fill="DDD9C3" w:themeFill="background2" w:themeFillShade="E6"/>
          </w:tcPr>
          <w:p w14:paraId="1883D69A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구  분</w:t>
            </w:r>
            <w:proofErr w:type="gramEnd"/>
          </w:p>
        </w:tc>
        <w:tc>
          <w:tcPr>
            <w:tcW w:w="1778" w:type="dxa"/>
            <w:shd w:val="clear" w:color="auto" w:fill="DDD9C3" w:themeFill="background2" w:themeFillShade="E6"/>
          </w:tcPr>
          <w:p w14:paraId="14CC8CB1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태스크</w:t>
            </w:r>
          </w:p>
        </w:tc>
        <w:tc>
          <w:tcPr>
            <w:tcW w:w="6579" w:type="dxa"/>
            <w:shd w:val="clear" w:color="auto" w:fill="DDD9C3" w:themeFill="background2" w:themeFillShade="E6"/>
          </w:tcPr>
          <w:p w14:paraId="063E255E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개  요</w:t>
            </w:r>
            <w:proofErr w:type="gramEnd"/>
          </w:p>
        </w:tc>
      </w:tr>
      <w:tr w:rsidR="00CD21BD" w:rsidRPr="008B33DC" w14:paraId="54611919" w14:textId="77777777" w:rsidTr="00C41D2E">
        <w:tc>
          <w:tcPr>
            <w:tcW w:w="2014" w:type="dxa"/>
            <w:vMerge w:val="restart"/>
            <w:vAlign w:val="center"/>
          </w:tcPr>
          <w:p w14:paraId="4E569A61" w14:textId="77777777" w:rsidR="00CD21BD" w:rsidRPr="008B33DC" w:rsidRDefault="005156BB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 결과 정리</w:t>
            </w:r>
          </w:p>
        </w:tc>
        <w:tc>
          <w:tcPr>
            <w:tcW w:w="1778" w:type="dxa"/>
            <w:vAlign w:val="center"/>
          </w:tcPr>
          <w:p w14:paraId="6B6D4AA9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 xml:space="preserve">프로젝트 </w:t>
            </w:r>
          </w:p>
          <w:p w14:paraId="5AD623EA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종료 확인</w:t>
            </w:r>
          </w:p>
        </w:tc>
        <w:tc>
          <w:tcPr>
            <w:tcW w:w="6579" w:type="dxa"/>
            <w:vMerge w:val="restart"/>
            <w:vAlign w:val="center"/>
          </w:tcPr>
          <w:p w14:paraId="642C9ED9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 w:left="616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 종결을 공식적으로 확인하기 위해 최종 인수확인 문서에 서명을 받고 보증 활동 계획을 수립</w:t>
            </w:r>
          </w:p>
          <w:p w14:paraId="1ED6D8AE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 w:left="616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프로젝트를 공식적으로 종료하기 전에 산출물을 평가하고 향후 프로젝트 정보로 활용하도록 하기 위해 관련 자료를 최종적으로 정리</w:t>
            </w:r>
          </w:p>
          <w:p w14:paraId="376C64BB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 w:left="616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최종 프로젝트 완료를 보고 및 승인</w:t>
            </w:r>
          </w:p>
        </w:tc>
      </w:tr>
      <w:tr w:rsidR="00CD21BD" w:rsidRPr="008B33DC" w14:paraId="25BD409E" w14:textId="77777777" w:rsidTr="00C41D2E">
        <w:tc>
          <w:tcPr>
            <w:tcW w:w="2014" w:type="dxa"/>
            <w:vMerge/>
            <w:vAlign w:val="center"/>
          </w:tcPr>
          <w:p w14:paraId="2C0CB2A5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</w:p>
        </w:tc>
        <w:tc>
          <w:tcPr>
            <w:tcW w:w="1778" w:type="dxa"/>
            <w:vAlign w:val="center"/>
          </w:tcPr>
          <w:p w14:paraId="7E2E2041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프로젝트</w:t>
            </w:r>
          </w:p>
          <w:p w14:paraId="4A986648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산출물 정리</w:t>
            </w:r>
          </w:p>
        </w:tc>
        <w:tc>
          <w:tcPr>
            <w:tcW w:w="6579" w:type="dxa"/>
            <w:vMerge/>
            <w:vAlign w:val="center"/>
          </w:tcPr>
          <w:p w14:paraId="5398BDFC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00D192BC" w14:textId="77777777" w:rsidTr="00C41D2E">
        <w:tc>
          <w:tcPr>
            <w:tcW w:w="2014" w:type="dxa"/>
            <w:vMerge/>
            <w:vAlign w:val="center"/>
          </w:tcPr>
          <w:p w14:paraId="6864BF98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</w:p>
        </w:tc>
        <w:tc>
          <w:tcPr>
            <w:tcW w:w="1778" w:type="dxa"/>
            <w:vAlign w:val="center"/>
          </w:tcPr>
          <w:p w14:paraId="7C170E05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프로젝트</w:t>
            </w:r>
          </w:p>
          <w:p w14:paraId="1B81D3EC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완료 보고</w:t>
            </w:r>
          </w:p>
        </w:tc>
        <w:tc>
          <w:tcPr>
            <w:tcW w:w="6579" w:type="dxa"/>
            <w:vMerge/>
            <w:vAlign w:val="center"/>
          </w:tcPr>
          <w:p w14:paraId="5EABD32F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</w:tbl>
    <w:p w14:paraId="02F6F5EA" w14:textId="77777777" w:rsidR="00CD21BD" w:rsidRPr="008B33DC" w:rsidRDefault="00CD21BD" w:rsidP="00CD21BD">
      <w:pPr>
        <w:pStyle w:val="a3"/>
        <w:ind w:left="0"/>
        <w:rPr>
          <w:rFonts w:asciiTheme="minorHAnsi" w:eastAsiaTheme="minorHAnsi" w:hAnsiTheme="minorHAnsi"/>
        </w:rPr>
      </w:pPr>
    </w:p>
    <w:p w14:paraId="5744CDA7" w14:textId="77777777" w:rsidR="00CD21BD" w:rsidRPr="008B33DC" w:rsidRDefault="00CD21BD" w:rsidP="00CD21BD">
      <w:pPr>
        <w:pStyle w:val="a3"/>
        <w:ind w:left="0"/>
        <w:rPr>
          <w:rFonts w:asciiTheme="minorHAnsi" w:eastAsiaTheme="minorHAnsi" w:hAnsiTheme="minorHAnsi"/>
        </w:rPr>
      </w:pPr>
    </w:p>
    <w:p w14:paraId="05925520" w14:textId="77777777" w:rsidR="00CD21BD" w:rsidRPr="008B33DC" w:rsidRDefault="00CD21BD" w:rsidP="00CD21BD">
      <w:pPr>
        <w:pStyle w:val="a3"/>
        <w:ind w:left="0"/>
        <w:rPr>
          <w:rFonts w:asciiTheme="minorHAnsi" w:eastAsiaTheme="minorHAnsi" w:hAnsiTheme="minorHAnsi"/>
        </w:rPr>
      </w:pPr>
    </w:p>
    <w:p w14:paraId="5D4792FA" w14:textId="54028B57" w:rsidR="00CD21BD" w:rsidRPr="008B33DC" w:rsidRDefault="005156BB" w:rsidP="00DA0B47">
      <w:pPr>
        <w:widowControl/>
        <w:wordWrap/>
        <w:jc w:val="left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br w:type="page"/>
      </w:r>
    </w:p>
    <w:p w14:paraId="1DDE6FCB" w14:textId="257C1243" w:rsidR="00CD21BD" w:rsidRPr="008B33DC" w:rsidRDefault="00CD21BD" w:rsidP="00CD21BD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32" w:name="_Toc105506535"/>
      <w:proofErr w:type="gramStart"/>
      <w:r w:rsidRPr="008B33DC">
        <w:rPr>
          <w:rFonts w:asciiTheme="minorHAnsi" w:eastAsiaTheme="minorHAnsi" w:hAnsiTheme="minorHAnsi" w:hint="eastAsia"/>
        </w:rPr>
        <w:lastRenderedPageBreak/>
        <w:t>3.</w:t>
      </w:r>
      <w:r w:rsidR="00E9532E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 w:hint="eastAsia"/>
        </w:rPr>
        <w:t>.</w:t>
      </w:r>
      <w:r w:rsidR="003B6958">
        <w:rPr>
          <w:rFonts w:asciiTheme="minorHAnsi" w:eastAsiaTheme="minorHAnsi" w:hAnsiTheme="minorHAnsi"/>
        </w:rPr>
        <w:t>8</w:t>
      </w:r>
      <w:r w:rsidRPr="008B33DC">
        <w:rPr>
          <w:rFonts w:asciiTheme="minorHAnsi" w:eastAsiaTheme="minorHAnsi" w:hAnsiTheme="minorHAnsi" w:hint="eastAsia"/>
        </w:rPr>
        <w:t xml:space="preserve"> </w:t>
      </w:r>
      <w:r w:rsidR="00026527">
        <w:rPr>
          <w:rFonts w:asciiTheme="minorHAnsi" w:eastAsiaTheme="minorHAnsi" w:hAnsiTheme="minorHAnsi"/>
        </w:rPr>
        <w:t xml:space="preserve"> </w:t>
      </w:r>
      <w:r w:rsidRPr="008B33DC">
        <w:rPr>
          <w:rFonts w:asciiTheme="minorHAnsi" w:eastAsiaTheme="minorHAnsi" w:hAnsiTheme="minorHAnsi" w:hint="eastAsia"/>
        </w:rPr>
        <w:t>S</w:t>
      </w:r>
      <w:proofErr w:type="gramEnd"/>
      <w:r w:rsidRPr="008B33DC">
        <w:rPr>
          <w:rFonts w:asciiTheme="minorHAnsi" w:eastAsiaTheme="minorHAnsi" w:hAnsiTheme="minorHAnsi" w:hint="eastAsia"/>
        </w:rPr>
        <w:t>/W 업무 기능</w:t>
      </w:r>
      <w:bookmarkEnd w:id="32"/>
    </w:p>
    <w:p w14:paraId="79737298" w14:textId="02DCD329" w:rsidR="00CD21BD" w:rsidRDefault="00CD21BD" w:rsidP="00CD21BD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  <w:r w:rsidRPr="008B33DC">
        <w:rPr>
          <w:rFonts w:asciiTheme="minorHAnsi" w:eastAsiaTheme="minorHAnsi" w:hAnsiTheme="minorHAnsi" w:cs="Arial" w:hint="eastAsia"/>
          <w:b/>
        </w:rPr>
        <w:t>* 물류 시스템</w:t>
      </w:r>
    </w:p>
    <w:tbl>
      <w:tblPr>
        <w:tblStyle w:val="1b"/>
        <w:tblW w:w="9067" w:type="dxa"/>
        <w:tblLook w:val="04A0" w:firstRow="1" w:lastRow="0" w:firstColumn="1" w:lastColumn="0" w:noHBand="0" w:noVBand="1"/>
      </w:tblPr>
      <w:tblGrid>
        <w:gridCol w:w="704"/>
        <w:gridCol w:w="1418"/>
        <w:gridCol w:w="2551"/>
        <w:gridCol w:w="4394"/>
      </w:tblGrid>
      <w:tr w:rsidR="00A95FD3" w:rsidRPr="00530F75" w14:paraId="72AB8BD4" w14:textId="77777777" w:rsidTr="00FF552F">
        <w:trPr>
          <w:trHeight w:val="555"/>
        </w:trPr>
        <w:tc>
          <w:tcPr>
            <w:tcW w:w="704" w:type="dxa"/>
            <w:shd w:val="clear" w:color="auto" w:fill="D9D9D9" w:themeFill="background1" w:themeFillShade="D9"/>
            <w:noWrap/>
            <w:vAlign w:val="center"/>
            <w:hideMark/>
          </w:tcPr>
          <w:p w14:paraId="73261A6C" w14:textId="77777777" w:rsidR="00A95FD3" w:rsidRPr="00530F75" w:rsidRDefault="00A95FD3" w:rsidP="00FF552F">
            <w:pPr>
              <w:jc w:val="center"/>
              <w:rPr>
                <w:rFonts w:asciiTheme="minorEastAsia" w:hAnsiTheme="minorEastAsia"/>
                <w:b/>
                <w:bCs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b/>
                <w:bCs/>
                <w:color w:val="000000" w:themeColor="text1"/>
                <w:sz w:val="16"/>
                <w:szCs w:val="16"/>
              </w:rPr>
              <w:t>구분</w:t>
            </w:r>
          </w:p>
        </w:tc>
        <w:tc>
          <w:tcPr>
            <w:tcW w:w="1418" w:type="dxa"/>
            <w:shd w:val="clear" w:color="auto" w:fill="D9D9D9" w:themeFill="background1" w:themeFillShade="D9"/>
            <w:noWrap/>
            <w:vAlign w:val="center"/>
            <w:hideMark/>
          </w:tcPr>
          <w:p w14:paraId="17D0954D" w14:textId="77777777" w:rsidR="00A95FD3" w:rsidRPr="00530F75" w:rsidRDefault="00A95FD3" w:rsidP="00FF552F">
            <w:pPr>
              <w:jc w:val="center"/>
              <w:rPr>
                <w:rFonts w:asciiTheme="minorEastAsia" w:hAnsiTheme="minorEastAsia"/>
                <w:b/>
                <w:bCs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b/>
                <w:bCs/>
                <w:color w:val="000000" w:themeColor="text1"/>
                <w:sz w:val="16"/>
                <w:szCs w:val="16"/>
              </w:rPr>
              <w:t>업무구분</w:t>
            </w:r>
          </w:p>
        </w:tc>
        <w:tc>
          <w:tcPr>
            <w:tcW w:w="2551" w:type="dxa"/>
            <w:shd w:val="clear" w:color="auto" w:fill="D9D9D9" w:themeFill="background1" w:themeFillShade="D9"/>
            <w:noWrap/>
            <w:vAlign w:val="center"/>
            <w:hideMark/>
          </w:tcPr>
          <w:p w14:paraId="37FC6C63" w14:textId="77777777" w:rsidR="00A95FD3" w:rsidRPr="00530F75" w:rsidRDefault="00A95FD3" w:rsidP="00FF552F">
            <w:pPr>
              <w:jc w:val="center"/>
              <w:rPr>
                <w:rFonts w:asciiTheme="minorEastAsia" w:hAnsiTheme="minorEastAsia"/>
                <w:b/>
                <w:bCs/>
                <w:color w:val="000000" w:themeColor="text1"/>
                <w:sz w:val="16"/>
                <w:szCs w:val="16"/>
              </w:rPr>
            </w:pPr>
            <w:proofErr w:type="spellStart"/>
            <w:r w:rsidRPr="00530F75">
              <w:rPr>
                <w:rFonts w:asciiTheme="minorEastAsia" w:hAnsiTheme="minorEastAsia" w:hint="eastAsia"/>
                <w:b/>
                <w:bCs/>
                <w:color w:val="000000" w:themeColor="text1"/>
                <w:sz w:val="16"/>
                <w:szCs w:val="16"/>
              </w:rPr>
              <w:t>메뉴명</w:t>
            </w:r>
            <w:proofErr w:type="spellEnd"/>
          </w:p>
        </w:tc>
        <w:tc>
          <w:tcPr>
            <w:tcW w:w="4394" w:type="dxa"/>
            <w:shd w:val="clear" w:color="auto" w:fill="D9D9D9" w:themeFill="background1" w:themeFillShade="D9"/>
            <w:noWrap/>
            <w:vAlign w:val="center"/>
            <w:hideMark/>
          </w:tcPr>
          <w:p w14:paraId="69D6DB64" w14:textId="77777777" w:rsidR="00A95FD3" w:rsidRPr="00530F75" w:rsidRDefault="00A95FD3" w:rsidP="00FF552F">
            <w:pPr>
              <w:jc w:val="center"/>
              <w:rPr>
                <w:rFonts w:asciiTheme="minorEastAsia" w:hAnsiTheme="minorEastAsia"/>
                <w:b/>
                <w:bCs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b/>
                <w:bCs/>
                <w:color w:val="000000" w:themeColor="text1"/>
                <w:sz w:val="16"/>
                <w:szCs w:val="16"/>
              </w:rPr>
              <w:t>비 고</w:t>
            </w:r>
          </w:p>
        </w:tc>
      </w:tr>
      <w:tr w:rsidR="00A95FD3" w:rsidRPr="00530F75" w14:paraId="0745BC53" w14:textId="77777777" w:rsidTr="00FF552F">
        <w:trPr>
          <w:trHeight w:val="345"/>
        </w:trPr>
        <w:tc>
          <w:tcPr>
            <w:tcW w:w="704" w:type="dxa"/>
            <w:vMerge w:val="restart"/>
            <w:noWrap/>
            <w:hideMark/>
          </w:tcPr>
          <w:p w14:paraId="3A20319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TOS</w:t>
            </w:r>
          </w:p>
        </w:tc>
        <w:tc>
          <w:tcPr>
            <w:tcW w:w="1418" w:type="dxa"/>
            <w:vMerge w:val="restart"/>
            <w:noWrap/>
            <w:hideMark/>
          </w:tcPr>
          <w:p w14:paraId="001A2A5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Code Management</w:t>
            </w:r>
          </w:p>
        </w:tc>
        <w:tc>
          <w:tcPr>
            <w:tcW w:w="2551" w:type="dxa"/>
            <w:noWrap/>
            <w:hideMark/>
          </w:tcPr>
          <w:p w14:paraId="06D835D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System Main Code </w:t>
            </w:r>
          </w:p>
        </w:tc>
        <w:tc>
          <w:tcPr>
            <w:tcW w:w="4394" w:type="dxa"/>
            <w:noWrap/>
            <w:hideMark/>
          </w:tcPr>
          <w:p w14:paraId="2F9521F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시스템에서 사용되는 공통 코드 관리</w:t>
            </w:r>
          </w:p>
        </w:tc>
      </w:tr>
      <w:tr w:rsidR="00A95FD3" w:rsidRPr="00530F75" w14:paraId="1D324DDF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9566315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2223CAD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5228C69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Container Size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Mangement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</w:t>
            </w:r>
          </w:p>
        </w:tc>
        <w:tc>
          <w:tcPr>
            <w:tcW w:w="4394" w:type="dxa"/>
            <w:noWrap/>
            <w:hideMark/>
          </w:tcPr>
          <w:p w14:paraId="0157B7C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컨테이너 사이즈 관리</w:t>
            </w:r>
          </w:p>
        </w:tc>
      </w:tr>
      <w:tr w:rsidR="00A95FD3" w:rsidRPr="00530F75" w14:paraId="656BCD2B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2DE2322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59AB458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1A97C43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Container Type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Mangement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</w:t>
            </w:r>
          </w:p>
        </w:tc>
        <w:tc>
          <w:tcPr>
            <w:tcW w:w="4394" w:type="dxa"/>
            <w:noWrap/>
            <w:hideMark/>
          </w:tcPr>
          <w:p w14:paraId="4B505F7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컨테이너 타입 관리</w:t>
            </w:r>
          </w:p>
        </w:tc>
      </w:tr>
      <w:tr w:rsidR="00A95FD3" w:rsidRPr="00530F75" w14:paraId="6DC4D1C3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73AAE28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7DC060A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5849C9C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Container ISO Management </w:t>
            </w:r>
          </w:p>
        </w:tc>
        <w:tc>
          <w:tcPr>
            <w:tcW w:w="4394" w:type="dxa"/>
            <w:hideMark/>
          </w:tcPr>
          <w:p w14:paraId="21CDC32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ISO 사이즈 타입 관리</w:t>
            </w:r>
          </w:p>
        </w:tc>
      </w:tr>
      <w:tr w:rsidR="00A95FD3" w:rsidRPr="00530F75" w14:paraId="11745A37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2B005D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25DC3D5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0D2A8D6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Container Class Management </w:t>
            </w:r>
          </w:p>
        </w:tc>
        <w:tc>
          <w:tcPr>
            <w:tcW w:w="4394" w:type="dxa"/>
            <w:noWrap/>
            <w:hideMark/>
          </w:tcPr>
          <w:p w14:paraId="347F448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컨테이너 클래스 관리</w:t>
            </w:r>
          </w:p>
        </w:tc>
      </w:tr>
      <w:tr w:rsidR="00A95FD3" w:rsidRPr="00530F75" w14:paraId="7F9BE16A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7B5B6C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51322FC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0D60FC8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Container Status Management </w:t>
            </w:r>
          </w:p>
        </w:tc>
        <w:tc>
          <w:tcPr>
            <w:tcW w:w="4394" w:type="dxa"/>
            <w:noWrap/>
            <w:hideMark/>
          </w:tcPr>
          <w:p w14:paraId="5CC4A93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컨테이너 상태 코드 관리</w:t>
            </w:r>
          </w:p>
        </w:tc>
      </w:tr>
      <w:tr w:rsidR="00A95FD3" w:rsidRPr="00530F75" w14:paraId="0927AF77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A23A22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6411B685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1693F72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Container Operator Management </w:t>
            </w:r>
          </w:p>
        </w:tc>
        <w:tc>
          <w:tcPr>
            <w:tcW w:w="4394" w:type="dxa"/>
            <w:noWrap/>
            <w:hideMark/>
          </w:tcPr>
          <w:p w14:paraId="457DE0D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선사 코드 관리</w:t>
            </w:r>
          </w:p>
        </w:tc>
      </w:tr>
      <w:tr w:rsidR="00A95FD3" w:rsidRPr="00530F75" w14:paraId="62FEBC3B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5283186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0A4C461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2B2ABBC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Equipment Management </w:t>
            </w:r>
          </w:p>
        </w:tc>
        <w:tc>
          <w:tcPr>
            <w:tcW w:w="4394" w:type="dxa"/>
            <w:noWrap/>
            <w:hideMark/>
          </w:tcPr>
          <w:p w14:paraId="2173653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장비 코드 관리</w:t>
            </w:r>
          </w:p>
        </w:tc>
      </w:tr>
      <w:tr w:rsidR="00A95FD3" w:rsidRPr="00530F75" w14:paraId="6C562F22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618807B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3A9BC62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050C95A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Container Lease Term Management </w:t>
            </w:r>
          </w:p>
        </w:tc>
        <w:tc>
          <w:tcPr>
            <w:tcW w:w="4394" w:type="dxa"/>
            <w:noWrap/>
            <w:hideMark/>
          </w:tcPr>
          <w:p w14:paraId="4ED56A2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컨테이너 Leasing Term 관리</w:t>
            </w:r>
          </w:p>
        </w:tc>
      </w:tr>
      <w:tr w:rsidR="00A95FD3" w:rsidRPr="00530F75" w14:paraId="740CE636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415B2ACE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6185F9A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6BC6525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Virtual VVD Management </w:t>
            </w:r>
          </w:p>
        </w:tc>
        <w:tc>
          <w:tcPr>
            <w:tcW w:w="4394" w:type="dxa"/>
            <w:noWrap/>
            <w:hideMark/>
          </w:tcPr>
          <w:p w14:paraId="32514D3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선사별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가상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항차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관리</w:t>
            </w:r>
          </w:p>
        </w:tc>
      </w:tr>
      <w:tr w:rsidR="00A95FD3" w:rsidRPr="00530F75" w14:paraId="61DEB571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2DE8A9A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51C0D48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6DA5A0E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Gate Lane Management </w:t>
            </w:r>
          </w:p>
        </w:tc>
        <w:tc>
          <w:tcPr>
            <w:tcW w:w="4394" w:type="dxa"/>
            <w:noWrap/>
            <w:hideMark/>
          </w:tcPr>
          <w:p w14:paraId="061B56D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게이트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진출입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Lane 관리</w:t>
            </w:r>
          </w:p>
        </w:tc>
      </w:tr>
      <w:tr w:rsidR="00A95FD3" w:rsidRPr="00530F75" w14:paraId="189BC6F7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7E3934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3095115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61C6D93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Grounding Category Management </w:t>
            </w:r>
          </w:p>
        </w:tc>
        <w:tc>
          <w:tcPr>
            <w:tcW w:w="4394" w:type="dxa"/>
            <w:noWrap/>
            <w:hideMark/>
          </w:tcPr>
          <w:p w14:paraId="2488366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야드 플랜 카테고리 관리</w:t>
            </w:r>
          </w:p>
        </w:tc>
      </w:tr>
      <w:tr w:rsidR="00A95FD3" w:rsidRPr="00530F75" w14:paraId="3039C04D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2B2CB86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6DAA92D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Yard Design</w:t>
            </w:r>
          </w:p>
        </w:tc>
        <w:tc>
          <w:tcPr>
            <w:tcW w:w="2551" w:type="dxa"/>
            <w:noWrap/>
            <w:hideMark/>
          </w:tcPr>
          <w:p w14:paraId="43CF487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Yard Scale Setting </w:t>
            </w:r>
          </w:p>
        </w:tc>
        <w:tc>
          <w:tcPr>
            <w:tcW w:w="4394" w:type="dxa"/>
            <w:noWrap/>
            <w:hideMark/>
          </w:tcPr>
          <w:p w14:paraId="021D119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CY 실측 사이즈 정보 관리</w:t>
            </w:r>
          </w:p>
        </w:tc>
      </w:tr>
      <w:tr w:rsidR="00A95FD3" w:rsidRPr="00530F75" w14:paraId="5E6EDFA9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293250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51FFC92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5CD551B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Yard Design &amp; Information </w:t>
            </w:r>
          </w:p>
        </w:tc>
        <w:tc>
          <w:tcPr>
            <w:tcW w:w="4394" w:type="dxa"/>
            <w:noWrap/>
            <w:hideMark/>
          </w:tcPr>
          <w:p w14:paraId="7EAD6E5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블록 생성 관리</w:t>
            </w:r>
          </w:p>
        </w:tc>
      </w:tr>
      <w:tr w:rsidR="00A95FD3" w:rsidRPr="00530F75" w14:paraId="75905B83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5E87518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084E860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47795F7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Block Bay Cell Design </w:t>
            </w:r>
          </w:p>
        </w:tc>
        <w:tc>
          <w:tcPr>
            <w:tcW w:w="4394" w:type="dxa"/>
            <w:noWrap/>
            <w:hideMark/>
          </w:tcPr>
          <w:p w14:paraId="164F26CE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블록별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베이 설정 관리</w:t>
            </w:r>
          </w:p>
        </w:tc>
      </w:tr>
      <w:tr w:rsidR="00A95FD3" w:rsidRPr="00530F75" w14:paraId="6E27C575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E13B70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1560C2D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3C1F4FE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Block Void &amp; Lock Design </w:t>
            </w:r>
          </w:p>
        </w:tc>
        <w:tc>
          <w:tcPr>
            <w:tcW w:w="4394" w:type="dxa"/>
            <w:noWrap/>
            <w:hideMark/>
          </w:tcPr>
          <w:p w14:paraId="184A1C2E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gram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Void /</w:t>
            </w:r>
            <w:proofErr w:type="gram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Lock 관리 (설정구역에 반입안됨)</w:t>
            </w:r>
          </w:p>
        </w:tc>
      </w:tr>
      <w:tr w:rsidR="00A95FD3" w:rsidRPr="00530F75" w14:paraId="66F6970D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06CF14E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51620EC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Yard Crane</w:t>
            </w:r>
          </w:p>
        </w:tc>
        <w:tc>
          <w:tcPr>
            <w:tcW w:w="2551" w:type="dxa"/>
            <w:noWrap/>
            <w:hideMark/>
          </w:tcPr>
          <w:p w14:paraId="39DDC3D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Log In </w:t>
            </w:r>
          </w:p>
        </w:tc>
        <w:tc>
          <w:tcPr>
            <w:tcW w:w="4394" w:type="dxa"/>
            <w:noWrap/>
            <w:hideMark/>
          </w:tcPr>
          <w:p w14:paraId="0BAF810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장비기사 로그인 화면</w:t>
            </w:r>
          </w:p>
        </w:tc>
      </w:tr>
      <w:tr w:rsidR="00A95FD3" w:rsidRPr="00530F75" w14:paraId="4972216D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D0DCAEE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352ED3F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6085A95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Block List </w:t>
            </w:r>
          </w:p>
        </w:tc>
        <w:tc>
          <w:tcPr>
            <w:tcW w:w="4394" w:type="dxa"/>
            <w:noWrap/>
            <w:hideMark/>
          </w:tcPr>
          <w:p w14:paraId="02BDE11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블록별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작업타입 별 작업 수량 화면</w:t>
            </w:r>
          </w:p>
        </w:tc>
      </w:tr>
      <w:tr w:rsidR="00A95FD3" w:rsidRPr="00530F75" w14:paraId="7A3BD4A1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A79312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565FC53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331DA83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반/출입 작업 처리 </w:t>
            </w:r>
          </w:p>
        </w:tc>
        <w:tc>
          <w:tcPr>
            <w:tcW w:w="4394" w:type="dxa"/>
            <w:noWrap/>
            <w:hideMark/>
          </w:tcPr>
          <w:p w14:paraId="13CB530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반출입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상하차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처리</w:t>
            </w:r>
          </w:p>
        </w:tc>
      </w:tr>
      <w:tr w:rsidR="00A95FD3" w:rsidRPr="00530F75" w14:paraId="64FA6D3F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6459161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48B0E53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4555602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컨테이너 명세 조회 </w:t>
            </w:r>
          </w:p>
        </w:tc>
        <w:tc>
          <w:tcPr>
            <w:tcW w:w="4394" w:type="dxa"/>
            <w:noWrap/>
            <w:hideMark/>
          </w:tcPr>
          <w:p w14:paraId="7757238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컨테이너 상세 정보 조회</w:t>
            </w:r>
          </w:p>
        </w:tc>
      </w:tr>
      <w:tr w:rsidR="00A95FD3" w:rsidRPr="00530F75" w14:paraId="28E96A2E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763DF21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417E0F6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1C22171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Re-Marshalling </w:t>
            </w:r>
          </w:p>
        </w:tc>
        <w:tc>
          <w:tcPr>
            <w:tcW w:w="4394" w:type="dxa"/>
            <w:noWrap/>
            <w:hideMark/>
          </w:tcPr>
          <w:p w14:paraId="62DBE4E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임의 이적 처리</w:t>
            </w:r>
          </w:p>
        </w:tc>
      </w:tr>
      <w:tr w:rsidR="00A95FD3" w:rsidRPr="00530F75" w14:paraId="2303ABA0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D9B2EA5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655931C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Gate ATM</w:t>
            </w:r>
          </w:p>
        </w:tc>
        <w:tc>
          <w:tcPr>
            <w:tcW w:w="2551" w:type="dxa"/>
            <w:noWrap/>
            <w:hideMark/>
          </w:tcPr>
          <w:p w14:paraId="29D878B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In Gate ATM </w:t>
            </w:r>
          </w:p>
        </w:tc>
        <w:tc>
          <w:tcPr>
            <w:tcW w:w="4394" w:type="dxa"/>
            <w:noWrap/>
            <w:hideMark/>
          </w:tcPr>
          <w:p w14:paraId="709BC5E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반입 ATM</w:t>
            </w:r>
          </w:p>
        </w:tc>
      </w:tr>
      <w:tr w:rsidR="00A95FD3" w:rsidRPr="00530F75" w14:paraId="6BDBABE6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5EDBCCE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3150811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78758B5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Out Gate ATM </w:t>
            </w:r>
          </w:p>
        </w:tc>
        <w:tc>
          <w:tcPr>
            <w:tcW w:w="4394" w:type="dxa"/>
            <w:noWrap/>
            <w:hideMark/>
          </w:tcPr>
          <w:p w14:paraId="506FCB6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반출 ATM</w:t>
            </w:r>
          </w:p>
        </w:tc>
      </w:tr>
      <w:tr w:rsidR="00A95FD3" w:rsidRPr="00530F75" w14:paraId="1F183DEC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655E833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75DC240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195FEF7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Trouble Booth ATM </w:t>
            </w:r>
          </w:p>
        </w:tc>
        <w:tc>
          <w:tcPr>
            <w:tcW w:w="4394" w:type="dxa"/>
            <w:noWrap/>
            <w:hideMark/>
          </w:tcPr>
          <w:p w14:paraId="1072CC6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예외차량 처리 ATM</w:t>
            </w:r>
          </w:p>
        </w:tc>
      </w:tr>
      <w:tr w:rsidR="00A95FD3" w:rsidRPr="00530F75" w14:paraId="2E80FD8F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000C4A8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72949F1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Yard Plan</w:t>
            </w:r>
          </w:p>
        </w:tc>
        <w:tc>
          <w:tcPr>
            <w:tcW w:w="2551" w:type="dxa"/>
            <w:noWrap/>
            <w:hideMark/>
          </w:tcPr>
          <w:p w14:paraId="4AA84B7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Preffered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Area Plan</w:t>
            </w:r>
          </w:p>
        </w:tc>
        <w:tc>
          <w:tcPr>
            <w:tcW w:w="4394" w:type="dxa"/>
            <w:noWrap/>
            <w:hideMark/>
          </w:tcPr>
          <w:p w14:paraId="3562E89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야드 플랜 생성 삭제 처리</w:t>
            </w:r>
          </w:p>
        </w:tc>
      </w:tr>
      <w:tr w:rsidR="00A95FD3" w:rsidRPr="00530F75" w14:paraId="2A7A4CF3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258C2C9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0D978E4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0A3AD39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Plan Maintenance </w:t>
            </w:r>
          </w:p>
        </w:tc>
        <w:tc>
          <w:tcPr>
            <w:tcW w:w="4394" w:type="dxa"/>
            <w:noWrap/>
            <w:hideMark/>
          </w:tcPr>
          <w:p w14:paraId="0DD4743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Plan List 조회, 삭제</w:t>
            </w:r>
          </w:p>
        </w:tc>
      </w:tr>
      <w:tr w:rsidR="00A95FD3" w:rsidRPr="00530F75" w14:paraId="12A35CB0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0E6D54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228FE35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Empty Pickup</w:t>
            </w:r>
          </w:p>
        </w:tc>
        <w:tc>
          <w:tcPr>
            <w:tcW w:w="2551" w:type="dxa"/>
            <w:noWrap/>
            <w:hideMark/>
          </w:tcPr>
          <w:p w14:paraId="0510B04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Empty Pickup Plan </w:t>
            </w:r>
          </w:p>
        </w:tc>
        <w:tc>
          <w:tcPr>
            <w:tcW w:w="4394" w:type="dxa"/>
            <w:noWrap/>
            <w:hideMark/>
          </w:tcPr>
          <w:p w14:paraId="6C479EC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공컨테이너 반출 플랜 수립</w:t>
            </w:r>
          </w:p>
        </w:tc>
      </w:tr>
      <w:tr w:rsidR="00A95FD3" w:rsidRPr="00530F75" w14:paraId="47787121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2027937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2952348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51B5B3C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Empty Auto Pickup Rule </w:t>
            </w:r>
          </w:p>
        </w:tc>
        <w:tc>
          <w:tcPr>
            <w:tcW w:w="4394" w:type="dxa"/>
            <w:noWrap/>
            <w:hideMark/>
          </w:tcPr>
          <w:p w14:paraId="42BF7F0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공컨테이너 오토 픽업 룰 등록</w:t>
            </w:r>
          </w:p>
        </w:tc>
      </w:tr>
      <w:tr w:rsidR="00A95FD3" w:rsidRPr="00530F75" w14:paraId="707FD4AD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7298CD1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6AFFC2F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70E85E9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Empty Auto Pickup Rule Setting </w:t>
            </w:r>
          </w:p>
        </w:tc>
        <w:tc>
          <w:tcPr>
            <w:tcW w:w="4394" w:type="dxa"/>
            <w:noWrap/>
            <w:hideMark/>
          </w:tcPr>
          <w:p w14:paraId="1D80C7D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공컨테이너 오토 픽업 룰 설정</w:t>
            </w:r>
          </w:p>
        </w:tc>
      </w:tr>
      <w:tr w:rsidR="00A95FD3" w:rsidRPr="00530F75" w14:paraId="069EC76E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730EF2E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1F8A2E2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1319C06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Container Holding Management </w:t>
            </w:r>
          </w:p>
        </w:tc>
        <w:tc>
          <w:tcPr>
            <w:tcW w:w="4394" w:type="dxa"/>
            <w:noWrap/>
            <w:hideMark/>
          </w:tcPr>
          <w:p w14:paraId="5DF7CDC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컨테이너 홀딩 처리 (반입/반출 홀딩)</w:t>
            </w:r>
          </w:p>
        </w:tc>
      </w:tr>
      <w:tr w:rsidR="00A95FD3" w:rsidRPr="00530F75" w14:paraId="115F64D6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45582E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2F8BBDB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1EFB1C75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Empty Swap Management </w:t>
            </w:r>
          </w:p>
        </w:tc>
        <w:tc>
          <w:tcPr>
            <w:tcW w:w="4394" w:type="dxa"/>
            <w:noWrap/>
            <w:hideMark/>
          </w:tcPr>
          <w:p w14:paraId="227F86B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공컨테이너 상차 후 교체 처리</w:t>
            </w:r>
          </w:p>
        </w:tc>
      </w:tr>
      <w:tr w:rsidR="00A95FD3" w:rsidRPr="00530F75" w14:paraId="3762DF16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3AC171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4BFFCEA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Empty In/Out</w:t>
            </w:r>
          </w:p>
        </w:tc>
        <w:tc>
          <w:tcPr>
            <w:tcW w:w="2551" w:type="dxa"/>
            <w:noWrap/>
            <w:hideMark/>
          </w:tcPr>
          <w:p w14:paraId="2FA71CE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Gate In/Out Option Management </w:t>
            </w:r>
          </w:p>
        </w:tc>
        <w:tc>
          <w:tcPr>
            <w:tcW w:w="4394" w:type="dxa"/>
            <w:noWrap/>
            <w:hideMark/>
          </w:tcPr>
          <w:p w14:paraId="390CB40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컨테이너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반출입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옵션 관리</w:t>
            </w:r>
          </w:p>
        </w:tc>
      </w:tr>
      <w:tr w:rsidR="00A95FD3" w:rsidRPr="00530F75" w14:paraId="037D87C9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67151C7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2FF1FA6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711F9D2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Operator Gate In/Out Option </w:t>
            </w:r>
          </w:p>
        </w:tc>
        <w:tc>
          <w:tcPr>
            <w:tcW w:w="4394" w:type="dxa"/>
            <w:noWrap/>
            <w:hideMark/>
          </w:tcPr>
          <w:p w14:paraId="64DCBE4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선사별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반출입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옵션 설정</w:t>
            </w:r>
          </w:p>
        </w:tc>
      </w:tr>
      <w:tr w:rsidR="00A95FD3" w:rsidRPr="00530F75" w14:paraId="10C98D64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01CEEE8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7AA0A57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7FF81DC5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Booking Management </w:t>
            </w:r>
          </w:p>
        </w:tc>
        <w:tc>
          <w:tcPr>
            <w:tcW w:w="4394" w:type="dxa"/>
            <w:noWrap/>
            <w:hideMark/>
          </w:tcPr>
          <w:p w14:paraId="6C9AFC2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부킹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관리</w:t>
            </w:r>
          </w:p>
        </w:tc>
      </w:tr>
      <w:tr w:rsidR="00A95FD3" w:rsidRPr="00530F75" w14:paraId="7E3D7D73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F41E19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3D7904E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66BEB71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Booking Detail Management </w:t>
            </w:r>
          </w:p>
        </w:tc>
        <w:tc>
          <w:tcPr>
            <w:tcW w:w="4394" w:type="dxa"/>
            <w:noWrap/>
            <w:hideMark/>
          </w:tcPr>
          <w:p w14:paraId="3D83A42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부킹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상세 관리 (선사, 사이즈, 타입, 수량)</w:t>
            </w:r>
          </w:p>
        </w:tc>
      </w:tr>
      <w:tr w:rsidR="00A95FD3" w:rsidRPr="00530F75" w14:paraId="210D4408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802ACB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39A815A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Gate Operation</w:t>
            </w:r>
          </w:p>
        </w:tc>
        <w:tc>
          <w:tcPr>
            <w:tcW w:w="2551" w:type="dxa"/>
            <w:noWrap/>
            <w:hideMark/>
          </w:tcPr>
          <w:p w14:paraId="0054BF6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Copino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Management </w:t>
            </w:r>
          </w:p>
        </w:tc>
        <w:tc>
          <w:tcPr>
            <w:tcW w:w="4394" w:type="dxa"/>
            <w:noWrap/>
            <w:hideMark/>
          </w:tcPr>
          <w:p w14:paraId="4E40A52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코피노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생성 수정 삭제처리</w:t>
            </w:r>
          </w:p>
        </w:tc>
      </w:tr>
      <w:tr w:rsidR="00A95FD3" w:rsidRPr="00530F75" w14:paraId="46346284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4F7ADDE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7CD5D1A5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31D8A965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Gate In / Out Progress </w:t>
            </w:r>
          </w:p>
        </w:tc>
        <w:tc>
          <w:tcPr>
            <w:tcW w:w="4394" w:type="dxa"/>
            <w:noWrap/>
            <w:hideMark/>
          </w:tcPr>
          <w:p w14:paraId="5FE7444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야드내 차량 현황 조회</w:t>
            </w:r>
          </w:p>
        </w:tc>
      </w:tr>
      <w:tr w:rsidR="00A95FD3" w:rsidRPr="00530F75" w14:paraId="12B5524B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62B4374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36BA342E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20708CD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Manual Gate In </w:t>
            </w:r>
          </w:p>
        </w:tc>
        <w:tc>
          <w:tcPr>
            <w:tcW w:w="4394" w:type="dxa"/>
            <w:noWrap/>
            <w:hideMark/>
          </w:tcPr>
          <w:p w14:paraId="18D7326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수동 게이트 인 처리</w:t>
            </w:r>
          </w:p>
        </w:tc>
      </w:tr>
      <w:tr w:rsidR="00A95FD3" w:rsidRPr="00530F75" w14:paraId="19152246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5122B58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3B9BC5CE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620032A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Manual Gate Out </w:t>
            </w:r>
          </w:p>
        </w:tc>
        <w:tc>
          <w:tcPr>
            <w:tcW w:w="4394" w:type="dxa"/>
            <w:noWrap/>
            <w:hideMark/>
          </w:tcPr>
          <w:p w14:paraId="3CA4CB3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수동 게이트 아웃 처리</w:t>
            </w:r>
          </w:p>
        </w:tc>
      </w:tr>
      <w:tr w:rsidR="00A95FD3" w:rsidRPr="00530F75" w14:paraId="02663C5C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5AD0A5B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1172C9A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Monitoring</w:t>
            </w:r>
          </w:p>
        </w:tc>
        <w:tc>
          <w:tcPr>
            <w:tcW w:w="2551" w:type="dxa"/>
            <w:noWrap/>
            <w:hideMark/>
          </w:tcPr>
          <w:p w14:paraId="7BAEF9E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Yard View </w:t>
            </w:r>
          </w:p>
        </w:tc>
        <w:tc>
          <w:tcPr>
            <w:tcW w:w="4394" w:type="dxa"/>
            <w:noWrap/>
            <w:hideMark/>
          </w:tcPr>
          <w:p w14:paraId="02B55AB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야드 재고 관리 화면</w:t>
            </w:r>
          </w:p>
        </w:tc>
      </w:tr>
      <w:tr w:rsidR="00A95FD3" w:rsidRPr="00530F75" w14:paraId="5432A0D0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27263E0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0126BAF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45DFE79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Block View </w:t>
            </w:r>
          </w:p>
        </w:tc>
        <w:tc>
          <w:tcPr>
            <w:tcW w:w="4394" w:type="dxa"/>
            <w:noWrap/>
            <w:hideMark/>
          </w:tcPr>
          <w:p w14:paraId="39C4F68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야드 재고 관리 화면</w:t>
            </w:r>
          </w:p>
        </w:tc>
      </w:tr>
      <w:tr w:rsidR="00A95FD3" w:rsidRPr="00530F75" w14:paraId="30E87DE1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5502A7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5F7B294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12EC165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Bay View </w:t>
            </w:r>
          </w:p>
        </w:tc>
        <w:tc>
          <w:tcPr>
            <w:tcW w:w="4394" w:type="dxa"/>
            <w:noWrap/>
            <w:hideMark/>
          </w:tcPr>
          <w:p w14:paraId="0620BC6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야드 재고 관리 화면</w:t>
            </w:r>
          </w:p>
        </w:tc>
      </w:tr>
      <w:tr w:rsidR="00A95FD3" w:rsidRPr="00530F75" w14:paraId="6A85104B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6231FEF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noWrap/>
            <w:hideMark/>
          </w:tcPr>
          <w:p w14:paraId="331069C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Container</w:t>
            </w:r>
          </w:p>
        </w:tc>
        <w:tc>
          <w:tcPr>
            <w:tcW w:w="2551" w:type="dxa"/>
            <w:noWrap/>
            <w:hideMark/>
          </w:tcPr>
          <w:p w14:paraId="17B7F6A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Container Information </w:t>
            </w:r>
          </w:p>
        </w:tc>
        <w:tc>
          <w:tcPr>
            <w:tcW w:w="4394" w:type="dxa"/>
            <w:noWrap/>
            <w:hideMark/>
          </w:tcPr>
          <w:p w14:paraId="077D3C75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컨테이너정보 </w:t>
            </w:r>
            <w:proofErr w:type="gram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조회 /</w:t>
            </w:r>
            <w:proofErr w:type="gram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변경 / 삭제 / 히스토리 관리</w:t>
            </w:r>
          </w:p>
        </w:tc>
      </w:tr>
      <w:tr w:rsidR="00A95FD3" w:rsidRPr="00530F75" w14:paraId="3851AEFE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0DCF0B8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5AF909C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Engine</w:t>
            </w:r>
          </w:p>
        </w:tc>
        <w:tc>
          <w:tcPr>
            <w:tcW w:w="2551" w:type="dxa"/>
            <w:noWrap/>
            <w:hideMark/>
          </w:tcPr>
          <w:p w14:paraId="1EFA420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Container Grounding Engine </w:t>
            </w:r>
          </w:p>
        </w:tc>
        <w:tc>
          <w:tcPr>
            <w:tcW w:w="4394" w:type="dxa"/>
            <w:noWrap/>
            <w:hideMark/>
          </w:tcPr>
          <w:p w14:paraId="01C3319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컨테이너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반입시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장치장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배정</w:t>
            </w:r>
          </w:p>
        </w:tc>
      </w:tr>
      <w:tr w:rsidR="00A95FD3" w:rsidRPr="00530F75" w14:paraId="719697B7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0B310E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609C5B7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696DAD2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Job Function </w:t>
            </w:r>
          </w:p>
        </w:tc>
        <w:tc>
          <w:tcPr>
            <w:tcW w:w="4394" w:type="dxa"/>
            <w:noWrap/>
            <w:hideMark/>
          </w:tcPr>
          <w:p w14:paraId="2F97E77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작업 </w:t>
            </w:r>
            <w:proofErr w:type="gram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완료 /</w:t>
            </w:r>
            <w:proofErr w:type="gram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취소 처리</w:t>
            </w:r>
          </w:p>
        </w:tc>
      </w:tr>
      <w:tr w:rsidR="00A95FD3" w:rsidRPr="00530F75" w14:paraId="0B600A69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947342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7BA7982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6784D28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Empty Pickup Engine </w:t>
            </w:r>
          </w:p>
        </w:tc>
        <w:tc>
          <w:tcPr>
            <w:tcW w:w="4394" w:type="dxa"/>
            <w:noWrap/>
            <w:hideMark/>
          </w:tcPr>
          <w:p w14:paraId="6D8E690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Empty Pickup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Contaier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배정</w:t>
            </w:r>
          </w:p>
        </w:tc>
      </w:tr>
      <w:tr w:rsidR="00A95FD3" w:rsidRPr="00530F75" w14:paraId="48DE7356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7E7C221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7B3535F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System</w:t>
            </w:r>
          </w:p>
        </w:tc>
        <w:tc>
          <w:tcPr>
            <w:tcW w:w="2551" w:type="dxa"/>
            <w:noWrap/>
            <w:hideMark/>
          </w:tcPr>
          <w:p w14:paraId="4364C5C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User Management </w:t>
            </w:r>
          </w:p>
        </w:tc>
        <w:tc>
          <w:tcPr>
            <w:tcW w:w="4394" w:type="dxa"/>
            <w:noWrap/>
            <w:hideMark/>
          </w:tcPr>
          <w:p w14:paraId="0C05782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유저 관리</w:t>
            </w:r>
          </w:p>
        </w:tc>
      </w:tr>
      <w:tr w:rsidR="00A95FD3" w:rsidRPr="00530F75" w14:paraId="5D5629E7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8FB92E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064011B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62F3A8B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User Group Management </w:t>
            </w:r>
          </w:p>
        </w:tc>
        <w:tc>
          <w:tcPr>
            <w:tcW w:w="4394" w:type="dxa"/>
            <w:noWrap/>
            <w:hideMark/>
          </w:tcPr>
          <w:p w14:paraId="389C402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유저 그룹 관리</w:t>
            </w:r>
          </w:p>
        </w:tc>
      </w:tr>
      <w:tr w:rsidR="00A95FD3" w:rsidRPr="00530F75" w14:paraId="5D017122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4D9267E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04A99CE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79F43CE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EXE File Management </w:t>
            </w:r>
          </w:p>
        </w:tc>
        <w:tc>
          <w:tcPr>
            <w:tcW w:w="4394" w:type="dxa"/>
            <w:noWrap/>
            <w:hideMark/>
          </w:tcPr>
          <w:p w14:paraId="29D1499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실행 파일 등록</w:t>
            </w:r>
          </w:p>
        </w:tc>
      </w:tr>
      <w:tr w:rsidR="00A95FD3" w:rsidRPr="00530F75" w14:paraId="5CD31525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B5E1D8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049FF81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07FD9D1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Menu &amp; EXE File Mapping </w:t>
            </w:r>
          </w:p>
        </w:tc>
        <w:tc>
          <w:tcPr>
            <w:tcW w:w="4394" w:type="dxa"/>
            <w:noWrap/>
            <w:hideMark/>
          </w:tcPr>
          <w:p w14:paraId="277F61AE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gram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Menu /</w:t>
            </w:r>
            <w:proofErr w:type="gram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실행 파일 Mapping</w:t>
            </w:r>
          </w:p>
        </w:tc>
      </w:tr>
      <w:tr w:rsidR="00A95FD3" w:rsidRPr="00530F75" w14:paraId="5A1E8424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28DF0A7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0FA1C29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4BB2CD4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Related File Management </w:t>
            </w:r>
          </w:p>
        </w:tc>
        <w:tc>
          <w:tcPr>
            <w:tcW w:w="4394" w:type="dxa"/>
            <w:noWrap/>
            <w:hideMark/>
          </w:tcPr>
          <w:p w14:paraId="257A265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실행 파일 이외 파일 등록 (</w:t>
            </w:r>
            <w:proofErr w:type="gram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DLL /</w:t>
            </w:r>
            <w:proofErr w:type="gram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XLS 등)</w:t>
            </w:r>
          </w:p>
        </w:tc>
      </w:tr>
      <w:tr w:rsidR="00A95FD3" w:rsidRPr="00530F75" w14:paraId="69EBE074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5FC0486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6EA72DE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1E99BD0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EXE &amp; Related File Management </w:t>
            </w:r>
          </w:p>
        </w:tc>
        <w:tc>
          <w:tcPr>
            <w:tcW w:w="4394" w:type="dxa"/>
            <w:noWrap/>
            <w:hideMark/>
          </w:tcPr>
          <w:p w14:paraId="0AF4BC6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실행파일과 Related 파일 Mapping</w:t>
            </w:r>
          </w:p>
        </w:tc>
      </w:tr>
      <w:tr w:rsidR="00A95FD3" w:rsidRPr="00530F75" w14:paraId="73F5F5DD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90EAEB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63515D8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Web Admin</w:t>
            </w:r>
          </w:p>
        </w:tc>
        <w:tc>
          <w:tcPr>
            <w:tcW w:w="2551" w:type="dxa"/>
            <w:noWrap/>
            <w:hideMark/>
          </w:tcPr>
          <w:p w14:paraId="437DBC9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User Management </w:t>
            </w:r>
          </w:p>
        </w:tc>
        <w:tc>
          <w:tcPr>
            <w:tcW w:w="4394" w:type="dxa"/>
            <w:noWrap/>
            <w:hideMark/>
          </w:tcPr>
          <w:p w14:paraId="49B9B23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개발자 관리</w:t>
            </w:r>
          </w:p>
        </w:tc>
      </w:tr>
      <w:tr w:rsidR="00A95FD3" w:rsidRPr="00530F75" w14:paraId="2E8C3517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DE606F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3CA6DA5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68144CC5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User Authority Management </w:t>
            </w:r>
          </w:p>
        </w:tc>
        <w:tc>
          <w:tcPr>
            <w:tcW w:w="4394" w:type="dxa"/>
            <w:noWrap/>
            <w:hideMark/>
          </w:tcPr>
          <w:p w14:paraId="6DD20EB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개발자 권한 관리</w:t>
            </w:r>
          </w:p>
        </w:tc>
      </w:tr>
      <w:tr w:rsidR="00A95FD3" w:rsidRPr="00530F75" w14:paraId="098D9D20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53DD715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715138F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540273CE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Menu Management </w:t>
            </w:r>
          </w:p>
        </w:tc>
        <w:tc>
          <w:tcPr>
            <w:tcW w:w="4394" w:type="dxa"/>
            <w:noWrap/>
            <w:hideMark/>
          </w:tcPr>
          <w:p w14:paraId="7D21823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화면 메뉴 관리</w:t>
            </w:r>
          </w:p>
        </w:tc>
      </w:tr>
      <w:tr w:rsidR="00A95FD3" w:rsidRPr="00530F75" w14:paraId="25779565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8D194FE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3B4D88E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2888C07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Program Management </w:t>
            </w:r>
          </w:p>
        </w:tc>
        <w:tc>
          <w:tcPr>
            <w:tcW w:w="4394" w:type="dxa"/>
            <w:noWrap/>
            <w:hideMark/>
          </w:tcPr>
          <w:p w14:paraId="214D16F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내부 로직 관리 (</w:t>
            </w:r>
            <w:proofErr w:type="gram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SQL /</w:t>
            </w:r>
            <w:proofErr w:type="gram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PL_SQL / Java Class)</w:t>
            </w:r>
          </w:p>
        </w:tc>
      </w:tr>
    </w:tbl>
    <w:p w14:paraId="4AF8B4CA" w14:textId="77777777" w:rsidR="001450F1" w:rsidRPr="001450F1" w:rsidRDefault="001450F1" w:rsidP="001450F1">
      <w:pPr>
        <w:spacing w:line="240" w:lineRule="exact"/>
        <w:rPr>
          <w:rFonts w:ascii="맑은 고딕" w:eastAsia="맑은 고딕" w:hAnsi="맑은 고딕"/>
          <w:color w:val="000000" w:themeColor="text1"/>
          <w:sz w:val="20"/>
        </w:rPr>
      </w:pPr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 xml:space="preserve">** 대외 정보 서비스 </w:t>
      </w:r>
      <w:r w:rsidRPr="001450F1">
        <w:rPr>
          <w:rFonts w:ascii="맑은 고딕" w:eastAsia="맑은 고딕" w:hAnsi="맑은 고딕"/>
          <w:color w:val="000000" w:themeColor="text1"/>
          <w:sz w:val="20"/>
        </w:rPr>
        <w:t>10</w:t>
      </w:r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>여본</w:t>
      </w:r>
      <w:r w:rsidRPr="001450F1">
        <w:rPr>
          <w:rFonts w:ascii="맑은 고딕" w:eastAsia="맑은 고딕" w:hAnsi="맑은 고딕"/>
          <w:color w:val="000000" w:themeColor="text1"/>
          <w:sz w:val="20"/>
        </w:rPr>
        <w:t xml:space="preserve"> </w:t>
      </w:r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>포함입니다.</w:t>
      </w:r>
      <w:r w:rsidRPr="001450F1">
        <w:rPr>
          <w:rFonts w:ascii="맑은 고딕" w:eastAsia="맑은 고딕" w:hAnsi="맑은 고딕"/>
          <w:color w:val="000000" w:themeColor="text1"/>
          <w:sz w:val="20"/>
        </w:rPr>
        <w:t xml:space="preserve"> (</w:t>
      </w:r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>홈페이지 연계)</w:t>
      </w:r>
      <w:r w:rsidRPr="001450F1">
        <w:rPr>
          <w:rFonts w:ascii="맑은 고딕" w:eastAsia="맑은 고딕" w:hAnsi="맑은 고딕"/>
          <w:color w:val="000000" w:themeColor="text1"/>
          <w:sz w:val="20"/>
        </w:rPr>
        <w:t xml:space="preserve"> </w:t>
      </w:r>
    </w:p>
    <w:p w14:paraId="423C773C" w14:textId="77777777" w:rsidR="001450F1" w:rsidRPr="001450F1" w:rsidRDefault="001450F1" w:rsidP="001450F1">
      <w:pPr>
        <w:spacing w:line="240" w:lineRule="exact"/>
        <w:rPr>
          <w:rFonts w:ascii="맑은 고딕" w:eastAsia="맑은 고딕" w:hAnsi="맑은 고딕"/>
          <w:color w:val="000000" w:themeColor="text1"/>
          <w:sz w:val="20"/>
        </w:rPr>
      </w:pPr>
      <w:r w:rsidRPr="001450F1">
        <w:rPr>
          <w:rFonts w:ascii="맑은 고딕" w:eastAsia="맑은 고딕" w:hAnsi="맑은 고딕"/>
          <w:color w:val="000000" w:themeColor="text1"/>
          <w:sz w:val="20"/>
        </w:rPr>
        <w:t xml:space="preserve">** </w:t>
      </w:r>
      <w:proofErr w:type="spellStart"/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>그외</w:t>
      </w:r>
      <w:proofErr w:type="spellEnd"/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 xml:space="preserve"> </w:t>
      </w:r>
      <w:r w:rsidRPr="001450F1">
        <w:rPr>
          <w:rFonts w:ascii="맑은 고딕" w:eastAsia="맑은 고딕" w:hAnsi="맑은 고딕"/>
          <w:color w:val="000000" w:themeColor="text1"/>
          <w:sz w:val="20"/>
        </w:rPr>
        <w:t>30</w:t>
      </w:r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>여본은 협력사가 개발방법론 제공하여 회사가 자체 개발합니다.</w:t>
      </w:r>
    </w:p>
    <w:p w14:paraId="24B70813" w14:textId="77777777" w:rsidR="001450F1" w:rsidRPr="001450F1" w:rsidRDefault="001450F1" w:rsidP="001450F1">
      <w:pPr>
        <w:spacing w:line="240" w:lineRule="exact"/>
        <w:rPr>
          <w:rFonts w:ascii="맑은 고딕" w:eastAsia="맑은 고딕" w:hAnsi="맑은 고딕"/>
          <w:color w:val="000000" w:themeColor="text1"/>
          <w:sz w:val="20"/>
        </w:rPr>
      </w:pPr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>** C</w:t>
      </w:r>
      <w:r w:rsidRPr="001450F1">
        <w:rPr>
          <w:rFonts w:ascii="맑은 고딕" w:eastAsia="맑은 고딕" w:hAnsi="맑은 고딕"/>
          <w:color w:val="000000" w:themeColor="text1"/>
          <w:sz w:val="20"/>
        </w:rPr>
        <w:t>OPINO/Booking/CODEC</w:t>
      </w:r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>O</w:t>
      </w:r>
      <w:r w:rsidRPr="001450F1">
        <w:rPr>
          <w:rFonts w:ascii="맑은 고딕" w:eastAsia="맑은 고딕" w:hAnsi="맑은 고딕"/>
          <w:color w:val="000000" w:themeColor="text1"/>
          <w:sz w:val="20"/>
        </w:rPr>
        <w:t xml:space="preserve"> </w:t>
      </w:r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 xml:space="preserve">등 </w:t>
      </w:r>
      <w:proofErr w:type="spellStart"/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>반출입</w:t>
      </w:r>
      <w:proofErr w:type="spellEnd"/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 xml:space="preserve"> 예정정보는 회사 제공입니다.</w:t>
      </w:r>
    </w:p>
    <w:p w14:paraId="1CBD7B20" w14:textId="77777777" w:rsidR="001450F1" w:rsidRPr="001450F1" w:rsidRDefault="001450F1" w:rsidP="001450F1">
      <w:pPr>
        <w:spacing w:line="240" w:lineRule="exact"/>
        <w:rPr>
          <w:rFonts w:ascii="맑은 고딕" w:eastAsia="맑은 고딕" w:hAnsi="맑은 고딕"/>
          <w:color w:val="000000" w:themeColor="text1"/>
          <w:sz w:val="20"/>
        </w:rPr>
      </w:pPr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>** 상기 기능 구성은</w:t>
      </w:r>
      <w:r w:rsidRPr="001450F1">
        <w:rPr>
          <w:rFonts w:ascii="맑은 고딕" w:eastAsia="맑은 고딕" w:hAnsi="맑은 고딕"/>
          <w:color w:val="000000" w:themeColor="text1"/>
          <w:sz w:val="20"/>
        </w:rPr>
        <w:t xml:space="preserve"> </w:t>
      </w:r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>분석/설계 단계에서 당사자간 협의에 따라, 변동될 수 있습니다.</w:t>
      </w:r>
    </w:p>
    <w:p w14:paraId="2F7F45DF" w14:textId="6878E4C0" w:rsidR="00A95FD3" w:rsidRPr="001450F1" w:rsidRDefault="00A95FD3" w:rsidP="00A95FD3">
      <w:pPr>
        <w:pStyle w:val="a3"/>
      </w:pPr>
    </w:p>
    <w:p w14:paraId="00EC7804" w14:textId="3124FD04" w:rsidR="00A95FD3" w:rsidRDefault="00A95FD3" w:rsidP="00A95FD3">
      <w:pPr>
        <w:pStyle w:val="a3"/>
      </w:pPr>
    </w:p>
    <w:p w14:paraId="730B4CEE" w14:textId="6738475E" w:rsidR="00A95FD3" w:rsidRDefault="00A95FD3" w:rsidP="00A95FD3">
      <w:pPr>
        <w:pStyle w:val="a3"/>
      </w:pPr>
    </w:p>
    <w:p w14:paraId="7516C82C" w14:textId="6A54CCF9" w:rsidR="00A95FD3" w:rsidRDefault="00A95FD3" w:rsidP="00A95FD3">
      <w:pPr>
        <w:pStyle w:val="a3"/>
      </w:pPr>
    </w:p>
    <w:p w14:paraId="52484984" w14:textId="76F773CD" w:rsidR="00A95FD3" w:rsidRDefault="00A95FD3" w:rsidP="00A95FD3">
      <w:pPr>
        <w:pStyle w:val="a3"/>
      </w:pPr>
    </w:p>
    <w:p w14:paraId="0E22739D" w14:textId="5ABA167D" w:rsidR="00A95FD3" w:rsidRDefault="00A95FD3" w:rsidP="00A95FD3">
      <w:pPr>
        <w:pStyle w:val="a3"/>
      </w:pPr>
    </w:p>
    <w:p w14:paraId="2FFDAC0D" w14:textId="31BE451E" w:rsidR="00A95FD3" w:rsidRDefault="00A95FD3" w:rsidP="00A95FD3">
      <w:pPr>
        <w:pStyle w:val="a3"/>
      </w:pPr>
    </w:p>
    <w:p w14:paraId="6B6E53EE" w14:textId="77777777" w:rsidR="00A95FD3" w:rsidRDefault="00A95FD3" w:rsidP="00A95FD3">
      <w:pPr>
        <w:pStyle w:val="a3"/>
      </w:pPr>
    </w:p>
    <w:p w14:paraId="5E5FA6F9" w14:textId="2794FF71" w:rsidR="00A95FD3" w:rsidRDefault="00A95FD3" w:rsidP="00A95FD3">
      <w:pPr>
        <w:pStyle w:val="a3"/>
      </w:pPr>
    </w:p>
    <w:p w14:paraId="1A18526B" w14:textId="2882F21D" w:rsidR="00A95FD3" w:rsidRDefault="00A95FD3" w:rsidP="00A95FD3">
      <w:pPr>
        <w:pStyle w:val="a3"/>
      </w:pPr>
    </w:p>
    <w:p w14:paraId="0296CEF8" w14:textId="77777777" w:rsidR="00A95FD3" w:rsidRDefault="00A95FD3" w:rsidP="00A95FD3">
      <w:pPr>
        <w:pStyle w:val="20"/>
        <w:ind w:left="619" w:hanging="619"/>
        <w:rPr>
          <w:rFonts w:asciiTheme="minorHAnsi" w:eastAsiaTheme="minorHAnsi" w:hAnsiTheme="minorHAnsi"/>
        </w:rPr>
      </w:pPr>
      <w:bookmarkStart w:id="33" w:name="_Toc105506536"/>
      <w:r w:rsidRPr="008B33DC">
        <w:rPr>
          <w:rFonts w:asciiTheme="minorHAnsi" w:eastAsiaTheme="minorHAnsi" w:hAnsiTheme="minorHAnsi" w:hint="eastAsia"/>
        </w:rPr>
        <w:lastRenderedPageBreak/>
        <w:t>시스템</w:t>
      </w:r>
      <w:r w:rsidRPr="008B33DC">
        <w:rPr>
          <w:rFonts w:asciiTheme="minorHAnsi" w:eastAsiaTheme="minorHAnsi" w:hAnsiTheme="minorHAnsi"/>
        </w:rPr>
        <w:t xml:space="preserve"> 공급 내역</w:t>
      </w:r>
      <w:bookmarkEnd w:id="33"/>
    </w:p>
    <w:p w14:paraId="3551CB8E" w14:textId="77777777" w:rsidR="00A95FD3" w:rsidRPr="00A95FD3" w:rsidRDefault="00A95FD3" w:rsidP="00A95FD3">
      <w:pPr>
        <w:pStyle w:val="a3"/>
      </w:pPr>
    </w:p>
    <w:p w14:paraId="2620041B" w14:textId="74FBA928" w:rsidR="004974D7" w:rsidRPr="008B33DC" w:rsidRDefault="004974D7" w:rsidP="002210DC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34" w:name="_Toc105506537"/>
      <w:r w:rsidRPr="008B33DC">
        <w:rPr>
          <w:rFonts w:asciiTheme="minorHAnsi" w:eastAsiaTheme="minorHAnsi" w:hAnsiTheme="minorHAnsi"/>
        </w:rPr>
        <w:t>3.</w:t>
      </w:r>
      <w:r w:rsidR="00A95FD3">
        <w:rPr>
          <w:rFonts w:asciiTheme="minorHAnsi" w:eastAsiaTheme="minorHAnsi" w:hAnsiTheme="minorHAnsi"/>
        </w:rPr>
        <w:t>4</w:t>
      </w:r>
      <w:r w:rsidRPr="008B33DC">
        <w:rPr>
          <w:rFonts w:asciiTheme="minorHAnsi" w:eastAsiaTheme="minorHAnsi" w:hAnsiTheme="minorHAnsi"/>
        </w:rPr>
        <w:t xml:space="preserve">.1 </w:t>
      </w:r>
      <w:r w:rsidR="001F7E52">
        <w:rPr>
          <w:rFonts w:asciiTheme="minorHAnsi" w:eastAsiaTheme="minorHAnsi" w:hAnsiTheme="minorHAnsi"/>
        </w:rPr>
        <w:t xml:space="preserve">자동화 Gate </w:t>
      </w:r>
      <w:r w:rsidR="001F7E52">
        <w:rPr>
          <w:rFonts w:asciiTheme="minorHAnsi" w:eastAsiaTheme="minorHAnsi" w:hAnsiTheme="minorHAnsi" w:hint="eastAsia"/>
        </w:rPr>
        <w:t>설비 및 무선단말기</w:t>
      </w:r>
      <w:bookmarkEnd w:id="34"/>
    </w:p>
    <w:tbl>
      <w:tblPr>
        <w:tblW w:w="906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830"/>
        <w:gridCol w:w="5387"/>
        <w:gridCol w:w="850"/>
      </w:tblGrid>
      <w:tr w:rsidR="001F7E52" w:rsidRPr="00CB362B" w14:paraId="012C9096" w14:textId="77777777" w:rsidTr="002F7034">
        <w:trPr>
          <w:trHeight w:val="43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977D658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="맑은 고딕" w:eastAsia="맑은 고딕" w:hAnsi="맑은 고딕" w:cs="굴림"/>
                <w:b/>
                <w:bCs/>
                <w:kern w:val="0"/>
              </w:rPr>
            </w:pPr>
            <w:proofErr w:type="gramStart"/>
            <w:r w:rsidRPr="00CB362B">
              <w:rPr>
                <w:rFonts w:ascii="맑은 고딕" w:eastAsia="맑은 고딕" w:hAnsi="맑은 고딕" w:cs="굴림" w:hint="eastAsia"/>
                <w:b/>
                <w:bCs/>
                <w:kern w:val="0"/>
                <w:szCs w:val="22"/>
              </w:rPr>
              <w:t>항  목</w:t>
            </w:r>
            <w:proofErr w:type="gramEnd"/>
          </w:p>
        </w:tc>
        <w:tc>
          <w:tcPr>
            <w:tcW w:w="5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566B7EC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="맑은 고딕" w:eastAsia="맑은 고딕" w:hAnsi="맑은 고딕" w:cs="굴림"/>
                <w:b/>
                <w:bCs/>
                <w:kern w:val="0"/>
              </w:rPr>
            </w:pPr>
            <w:r w:rsidRPr="00CB362B">
              <w:rPr>
                <w:rFonts w:ascii="맑은 고딕" w:eastAsia="맑은 고딕" w:hAnsi="맑은 고딕" w:cs="굴림" w:hint="eastAsia"/>
                <w:b/>
                <w:bCs/>
                <w:kern w:val="0"/>
                <w:szCs w:val="22"/>
              </w:rPr>
              <w:t>세부 내역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0AABD4B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="맑은 고딕" w:eastAsia="맑은 고딕" w:hAnsi="맑은 고딕" w:cs="굴림"/>
                <w:b/>
                <w:bCs/>
                <w:kern w:val="0"/>
              </w:rPr>
            </w:pPr>
            <w:r w:rsidRPr="00CB362B">
              <w:rPr>
                <w:rFonts w:ascii="맑은 고딕" w:eastAsia="맑은 고딕" w:hAnsi="맑은 고딕" w:cs="굴림" w:hint="eastAsia"/>
                <w:b/>
                <w:bCs/>
                <w:kern w:val="0"/>
                <w:szCs w:val="22"/>
              </w:rPr>
              <w:t>수량</w:t>
            </w:r>
          </w:p>
        </w:tc>
      </w:tr>
      <w:tr w:rsidR="001F7E52" w:rsidRPr="00CB362B" w14:paraId="014196FB" w14:textId="77777777" w:rsidTr="002F7034">
        <w:trPr>
          <w:trHeight w:val="334"/>
        </w:trPr>
        <w:tc>
          <w:tcPr>
            <w:tcW w:w="8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B36FA9" w14:textId="77777777" w:rsidR="001F7E52" w:rsidRPr="00CB362B" w:rsidRDefault="001F7E52" w:rsidP="0060599E">
            <w:pPr>
              <w:pStyle w:val="aff3"/>
              <w:widowControl/>
              <w:numPr>
                <w:ilvl w:val="0"/>
                <w:numId w:val="42"/>
              </w:numPr>
              <w:wordWrap/>
              <w:ind w:leftChars="0"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반입레인</w:t>
            </w:r>
            <w:r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(</w:t>
            </w: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ATM 시스템</w:t>
            </w:r>
            <w:r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F5D77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1F7E52" w:rsidRPr="00CB362B" w14:paraId="2ADF8F6C" w14:textId="77777777" w:rsidTr="002F7034">
        <w:trPr>
          <w:trHeight w:val="269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9D6E7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EIR 프린터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62CD7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Zebra, </w:t>
            </w: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열전사</w:t>
            </w:r>
            <w:proofErr w:type="spell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/감열 겸용 최대 104mm인쇄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32001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4E1E927F" w14:textId="77777777" w:rsidTr="002F7034">
        <w:trPr>
          <w:trHeight w:val="26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DD988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Lane PC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F1232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Rack 내부 </w:t>
            </w:r>
            <w:proofErr w:type="gram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PC /</w:t>
            </w:r>
            <w:proofErr w:type="gram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17" 모니터 포함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9CF31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43F1A29E" w14:textId="77777777" w:rsidTr="002F7034">
        <w:trPr>
          <w:trHeight w:val="475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6EA2E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ATM Rack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B2AA9A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제작사항(발주처 승인 조건),</w:t>
            </w:r>
            <w:r w:rsidRPr="00CB362B"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방수/방열/방한 팬, </w:t>
            </w: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br/>
            </w: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전원차단기단자함</w:t>
            </w:r>
            <w:proofErr w:type="spell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, 방수고무패드 등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778CA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163B78D6" w14:textId="77777777" w:rsidTr="002F7034">
        <w:trPr>
          <w:trHeight w:val="257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85AF2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인터폰(자기)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5BDB1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ATM내장형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B2FF4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104E2B3C" w14:textId="77777777" w:rsidTr="002F7034">
        <w:trPr>
          <w:trHeight w:val="234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77161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ATM 외부 스피커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53C3B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30W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45A6F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1C0F84AA" w14:textId="77777777" w:rsidTr="002F7034">
        <w:trPr>
          <w:trHeight w:val="337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D5C00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ATM 소형 </w:t>
            </w: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엠프</w:t>
            </w:r>
            <w:proofErr w:type="spellEnd"/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F3ADD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PA35H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1FDB8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6C3AC855" w14:textId="77777777" w:rsidTr="002F7034">
        <w:trPr>
          <w:trHeight w:val="272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13B50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바코드스캐너</w:t>
            </w:r>
            <w:proofErr w:type="spellEnd"/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D1F77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CE2F0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2EBEE676" w14:textId="77777777" w:rsidTr="002F7034">
        <w:trPr>
          <w:trHeight w:val="233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245918" w14:textId="77777777" w:rsidR="001F7E52" w:rsidRPr="004C54CB" w:rsidRDefault="001F7E52" w:rsidP="0060599E">
            <w:pPr>
              <w:pStyle w:val="aff3"/>
              <w:widowControl/>
              <w:numPr>
                <w:ilvl w:val="0"/>
                <w:numId w:val="42"/>
              </w:numPr>
              <w:wordWrap/>
              <w:ind w:leftChars="0"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4C54C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게이트</w:t>
            </w:r>
            <w:r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4C54C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통제실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7ABD11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41CBB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1F7E52" w:rsidRPr="00CB362B" w14:paraId="2EE97F75" w14:textId="77777777" w:rsidTr="002F7034">
        <w:trPr>
          <w:trHeight w:val="196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BFD01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인터콤</w:t>
            </w:r>
            <w:proofErr w:type="spell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(모기)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5FBC9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독립형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92191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7BA5779B" w14:textId="77777777" w:rsidTr="002F7034">
        <w:trPr>
          <w:trHeight w:val="299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B85CB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Switch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891DD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24-port 10/100/1000 Ethernet Switch</w:t>
            </w:r>
            <w:r w:rsidRPr="00CB362B"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영상,데이터</w:t>
            </w:r>
            <w:proofErr w:type="gram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각1개)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0B250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0853FE51" w14:textId="77777777" w:rsidTr="002F7034">
        <w:trPr>
          <w:trHeight w:val="262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EA7FA1" w14:textId="77777777" w:rsidR="001F7E52" w:rsidRPr="004C54CB" w:rsidRDefault="001F7E52" w:rsidP="0060599E">
            <w:pPr>
              <w:pStyle w:val="aff3"/>
              <w:widowControl/>
              <w:numPr>
                <w:ilvl w:val="0"/>
                <w:numId w:val="42"/>
              </w:numPr>
              <w:wordWrap/>
              <w:ind w:leftChars="0"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4C54C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배관/배선 공사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2F02F3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11EB7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1F7E52" w:rsidRPr="00CB362B" w14:paraId="485CEF14" w14:textId="77777777" w:rsidTr="002F7034">
        <w:trPr>
          <w:trHeight w:val="224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95026DF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전원및통신배관</w:t>
            </w:r>
            <w:proofErr w:type="spellEnd"/>
          </w:p>
        </w:tc>
        <w:tc>
          <w:tcPr>
            <w:tcW w:w="5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EFEA64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도로횡단구간 </w:t>
            </w: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스틸배관매입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FCCB4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1812AC21" w14:textId="77777777" w:rsidTr="002F7034">
        <w:trPr>
          <w:trHeight w:val="185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4CBC5E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전원및통신배선</w:t>
            </w:r>
            <w:proofErr w:type="spellEnd"/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E31D6C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통신 및 전원케이블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C5F59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7A2034EE" w14:textId="77777777" w:rsidTr="002F7034">
        <w:trPr>
          <w:trHeight w:val="148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F623CD1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컷팅및</w:t>
            </w:r>
            <w:proofErr w:type="spell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파취</w:t>
            </w:r>
            <w:proofErr w:type="spellEnd"/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C3D4B4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아스팔트 </w:t>
            </w: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컷팅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3A866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76BCEC31" w14:textId="77777777" w:rsidTr="002F7034">
        <w:trPr>
          <w:trHeight w:val="109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9B939C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통신용 박스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B7A98F8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풀박스</w:t>
            </w:r>
            <w:proofErr w:type="spell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, 제작사양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B3F02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68658036" w14:textId="77777777" w:rsidTr="002F7034">
        <w:trPr>
          <w:trHeight w:val="214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8BE040B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복구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CADF7BB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아스콘포장</w:t>
            </w:r>
            <w:proofErr w:type="spell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및 </w:t>
            </w: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되메우기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5A3B0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289F1075" w14:textId="77777777" w:rsidTr="002F7034">
        <w:trPr>
          <w:trHeight w:val="317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F47967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콘크리트타설</w:t>
            </w:r>
            <w:proofErr w:type="spellEnd"/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E21977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횡단구간 보강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7DB25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6AF1182A" w14:textId="77777777" w:rsidTr="002F7034">
        <w:trPr>
          <w:trHeight w:val="124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470F46" w14:textId="77777777" w:rsidR="001F7E52" w:rsidRPr="004C54CB" w:rsidRDefault="001F7E52" w:rsidP="0060599E">
            <w:pPr>
              <w:pStyle w:val="aff3"/>
              <w:widowControl/>
              <w:numPr>
                <w:ilvl w:val="0"/>
                <w:numId w:val="42"/>
              </w:numPr>
              <w:wordWrap/>
              <w:ind w:leftChars="0"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gramStart"/>
            <w:r w:rsidRPr="004C54C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ECO :</w:t>
            </w:r>
            <w:proofErr w:type="gramEnd"/>
            <w:r w:rsidRPr="004C54C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ATM System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21E82B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47749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1F7E52" w:rsidRPr="00CB362B" w14:paraId="4FBB4651" w14:textId="77777777" w:rsidTr="002F7034">
        <w:trPr>
          <w:trHeight w:val="272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8EBA2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Lane PC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480BE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Rack 내부 PC/17" 터치 모니터 포함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BB92A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6B4AD2B1" w14:textId="77777777" w:rsidTr="002F7034">
        <w:trPr>
          <w:trHeight w:val="233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E8564E5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E.I.R PRINTER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7C8C5E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Zebra, </w:t>
            </w: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열전사</w:t>
            </w:r>
            <w:proofErr w:type="spell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/감열 겸용 최대 104mm인쇄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B21D08F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3D545F74" w14:textId="77777777" w:rsidTr="002F7034">
        <w:trPr>
          <w:trHeight w:val="196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1BADA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ATM Rack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E9FC0F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제작사항(발주처 승인 조건), 방수/방열/방한 팬, </w:t>
            </w: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br/>
            </w: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전원차단기단자함</w:t>
            </w:r>
            <w:proofErr w:type="spell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, 방수고무패드 등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7B47F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14270F43" w14:textId="77777777" w:rsidTr="002F7034">
        <w:trPr>
          <w:trHeight w:val="403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EAD85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ATM Rack </w:t>
            </w: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캐노피</w:t>
            </w:r>
            <w:proofErr w:type="spellEnd"/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3B2FD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제작사양( ATM</w:t>
            </w:r>
            <w:proofErr w:type="gram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Rack 좌/우/뒷면 보호가드</w:t>
            </w: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br/>
              <w:t>SUS 304 두께 2.5T 이상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66E6D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1060E9EA" w14:textId="77777777" w:rsidTr="002F7034">
        <w:trPr>
          <w:trHeight w:val="341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131A4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인터폰(자기)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A322D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ATM내장형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3BAC5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0AC8FB94" w14:textId="77777777" w:rsidTr="002F7034">
        <w:trPr>
          <w:trHeight w:val="134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A8162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스피커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28276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30W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3DE6D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4FF6D5F4" w14:textId="77777777" w:rsidTr="002F7034">
        <w:trPr>
          <w:trHeight w:val="66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81988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바코드스캐너</w:t>
            </w:r>
            <w:proofErr w:type="spellEnd"/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85C29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45DFF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5F1466F4" w14:textId="77777777" w:rsidTr="002F7034">
        <w:trPr>
          <w:trHeight w:val="56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7AD512" w14:textId="77777777" w:rsidR="001F7E52" w:rsidRPr="004C54CB" w:rsidRDefault="001F7E52" w:rsidP="0060599E">
            <w:pPr>
              <w:pStyle w:val="aff3"/>
              <w:widowControl/>
              <w:numPr>
                <w:ilvl w:val="0"/>
                <w:numId w:val="42"/>
              </w:numPr>
              <w:wordWrap/>
              <w:ind w:leftChars="0"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4C54C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설치 공사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24CEECD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21175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1F7E52" w:rsidRPr="00CB362B" w14:paraId="682449A7" w14:textId="77777777" w:rsidTr="002F7034">
        <w:trPr>
          <w:trHeight w:val="132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E9A59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납품 및 설치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41DE7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납품 테스트 포함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BEB08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44EB55BD" w14:textId="77777777" w:rsidTr="002F7034">
        <w:trPr>
          <w:trHeight w:val="16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A6AE7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LPR 인터페이스</w:t>
            </w:r>
          </w:p>
        </w:tc>
        <w:tc>
          <w:tcPr>
            <w:tcW w:w="5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3F497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LPR 인터페이스 업체 개발</w:t>
            </w: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B0213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71264188" w14:textId="77777777" w:rsidTr="002F7034">
        <w:trPr>
          <w:trHeight w:val="16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450E67" w14:textId="77777777" w:rsidR="001F7E52" w:rsidRPr="008E17DF" w:rsidRDefault="001F7E52" w:rsidP="0060599E">
            <w:pPr>
              <w:pStyle w:val="aff3"/>
              <w:widowControl/>
              <w:numPr>
                <w:ilvl w:val="0"/>
                <w:numId w:val="42"/>
              </w:numPr>
              <w:wordWrap/>
              <w:ind w:leftChars="0"/>
              <w:jc w:val="left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무선 단말기</w:t>
            </w:r>
          </w:p>
        </w:tc>
        <w:tc>
          <w:tcPr>
            <w:tcW w:w="5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46379E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D09D10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1F7E52" w:rsidRPr="00CB362B" w14:paraId="70C74E05" w14:textId="77777777" w:rsidTr="002F7034">
        <w:trPr>
          <w:trHeight w:val="16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ACECA0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L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 xml:space="preserve">TE </w:t>
            </w: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단말기</w:t>
            </w:r>
          </w:p>
        </w:tc>
        <w:tc>
          <w:tcPr>
            <w:tcW w:w="5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FE9774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L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>T100K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053B78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4EEA3FA5" w14:textId="77777777" w:rsidTr="002F7034">
        <w:trPr>
          <w:trHeight w:val="16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091785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통신</w:t>
            </w:r>
          </w:p>
        </w:tc>
        <w:tc>
          <w:tcPr>
            <w:tcW w:w="5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D80CFA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내장형 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>LTE Module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76AD7B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2D48C995" w14:textId="77777777" w:rsidTr="002F7034">
        <w:trPr>
          <w:trHeight w:val="16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986F5E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lastRenderedPageBreak/>
              <w:t>안테나</w:t>
            </w:r>
          </w:p>
        </w:tc>
        <w:tc>
          <w:tcPr>
            <w:tcW w:w="5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F51521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L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 xml:space="preserve">TE </w:t>
            </w: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외장형 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>Antenna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3884BA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4C4B732A" w14:textId="77777777" w:rsidTr="002F7034">
        <w:trPr>
          <w:trHeight w:val="16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6A3630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전원</w:t>
            </w:r>
          </w:p>
        </w:tc>
        <w:tc>
          <w:tcPr>
            <w:tcW w:w="5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ADC034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D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 xml:space="preserve">C/DC </w:t>
            </w: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컨버터 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>input :</w:t>
            </w:r>
            <w:proofErr w:type="gramEnd"/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 xml:space="preserve"> 24V / Output : 12V)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B372E4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0402EF72" w14:textId="77777777" w:rsidTr="002F7034">
        <w:trPr>
          <w:trHeight w:val="16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8DE00A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거치대</w:t>
            </w:r>
          </w:p>
        </w:tc>
        <w:tc>
          <w:tcPr>
            <w:tcW w:w="5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D88194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L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>T100K</w:t>
            </w: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용 거치대(주문제작)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거치대 암 포함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EFC91B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731761B4" w14:textId="77777777" w:rsidTr="002F7034">
        <w:trPr>
          <w:trHeight w:val="16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A8ABB2" w14:textId="77777777" w:rsidR="001F7E52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설치</w:t>
            </w:r>
          </w:p>
        </w:tc>
        <w:tc>
          <w:tcPr>
            <w:tcW w:w="5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CFD037" w14:textId="77777777" w:rsidR="001F7E52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장비 내부 전원공사 포함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738DE5" w14:textId="77777777" w:rsidR="001F7E52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</w:tbl>
    <w:p w14:paraId="4B94AADC" w14:textId="77777777" w:rsidR="001F7E52" w:rsidRPr="0054019A" w:rsidRDefault="001F7E52" w:rsidP="001F7E52">
      <w:pPr>
        <w:spacing w:line="240" w:lineRule="exact"/>
        <w:rPr>
          <w:rFonts w:ascii="맑은 고딕" w:eastAsia="맑은 고딕" w:hAnsi="맑은 고딕"/>
          <w:color w:val="000000" w:themeColor="text1"/>
          <w:sz w:val="20"/>
        </w:rPr>
      </w:pPr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 xml:space="preserve">** 각 </w:t>
      </w:r>
      <w:r w:rsidRPr="0054019A">
        <w:rPr>
          <w:rFonts w:ascii="맑은 고딕" w:eastAsia="맑은 고딕" w:hAnsi="맑은 고딕"/>
          <w:color w:val="000000" w:themeColor="text1"/>
          <w:sz w:val="20"/>
        </w:rPr>
        <w:t>Lane</w:t>
      </w:r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 xml:space="preserve">별 전원 및 </w:t>
      </w:r>
      <w:r w:rsidRPr="0054019A">
        <w:rPr>
          <w:rFonts w:ascii="맑은 고딕" w:eastAsia="맑은 고딕" w:hAnsi="맑은 고딕"/>
          <w:color w:val="000000" w:themeColor="text1"/>
          <w:sz w:val="20"/>
        </w:rPr>
        <w:t>Data</w:t>
      </w:r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>선 배관,</w:t>
      </w:r>
      <w:r w:rsidRPr="0054019A">
        <w:rPr>
          <w:rFonts w:ascii="맑은 고딕" w:eastAsia="맑은 고딕" w:hAnsi="맑은 고딕"/>
          <w:color w:val="000000" w:themeColor="text1"/>
          <w:sz w:val="20"/>
        </w:rPr>
        <w:t xml:space="preserve"> </w:t>
      </w:r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 xml:space="preserve">배선 </w:t>
      </w:r>
      <w:proofErr w:type="gramStart"/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 xml:space="preserve">포함 </w:t>
      </w:r>
      <w:r w:rsidRPr="0054019A">
        <w:rPr>
          <w:rFonts w:ascii="맑은 고딕" w:eastAsia="맑은 고딕" w:hAnsi="맑은 고딕"/>
          <w:color w:val="000000" w:themeColor="text1"/>
          <w:sz w:val="20"/>
        </w:rPr>
        <w:t>/</w:t>
      </w:r>
      <w:proofErr w:type="gramEnd"/>
      <w:r w:rsidRPr="0054019A">
        <w:rPr>
          <w:rFonts w:ascii="맑은 고딕" w:eastAsia="맑은 고딕" w:hAnsi="맑은 고딕"/>
          <w:color w:val="000000" w:themeColor="text1"/>
          <w:sz w:val="20"/>
        </w:rPr>
        <w:t xml:space="preserve"> </w:t>
      </w:r>
      <w:proofErr w:type="spellStart"/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>지중관로</w:t>
      </w:r>
      <w:proofErr w:type="spellEnd"/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 xml:space="preserve"> 공사에서 </w:t>
      </w:r>
      <w:proofErr w:type="spellStart"/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>터파기</w:t>
      </w:r>
      <w:proofErr w:type="spellEnd"/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>,</w:t>
      </w:r>
      <w:r w:rsidRPr="0054019A">
        <w:rPr>
          <w:rFonts w:ascii="맑은 고딕" w:eastAsia="맑은 고딕" w:hAnsi="맑은 고딕"/>
          <w:color w:val="000000" w:themeColor="text1"/>
          <w:sz w:val="20"/>
        </w:rPr>
        <w:t xml:space="preserve"> </w:t>
      </w:r>
      <w:proofErr w:type="spellStart"/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>되메우기</w:t>
      </w:r>
      <w:proofErr w:type="spellEnd"/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 xml:space="preserve"> 포함</w:t>
      </w:r>
    </w:p>
    <w:p w14:paraId="216B860D" w14:textId="77777777" w:rsidR="001F7E52" w:rsidRPr="0054019A" w:rsidRDefault="001F7E52" w:rsidP="001F7E52">
      <w:pPr>
        <w:spacing w:line="240" w:lineRule="exact"/>
        <w:rPr>
          <w:rFonts w:ascii="맑은 고딕" w:eastAsia="맑은 고딕" w:hAnsi="맑은 고딕"/>
          <w:color w:val="000000" w:themeColor="text1"/>
          <w:sz w:val="20"/>
        </w:rPr>
      </w:pPr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>*</w:t>
      </w:r>
      <w:r w:rsidRPr="0054019A">
        <w:rPr>
          <w:rFonts w:ascii="맑은 고딕" w:eastAsia="맑은 고딕" w:hAnsi="맑은 고딕"/>
          <w:color w:val="000000" w:themeColor="text1"/>
          <w:sz w:val="20"/>
        </w:rPr>
        <w:t xml:space="preserve">* </w:t>
      </w:r>
      <w:proofErr w:type="spellStart"/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>에외차량관리소</w:t>
      </w:r>
      <w:proofErr w:type="spellEnd"/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 xml:space="preserve"> 구조물 공사 제외</w:t>
      </w:r>
    </w:p>
    <w:p w14:paraId="3502692E" w14:textId="77777777" w:rsidR="001F7E52" w:rsidRPr="0054019A" w:rsidRDefault="001F7E52" w:rsidP="001F7E52">
      <w:pPr>
        <w:spacing w:line="240" w:lineRule="exact"/>
        <w:rPr>
          <w:rFonts w:ascii="맑은 고딕" w:eastAsia="맑은 고딕" w:hAnsi="맑은 고딕"/>
          <w:color w:val="000000" w:themeColor="text1"/>
          <w:sz w:val="20"/>
        </w:rPr>
      </w:pPr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>*</w:t>
      </w:r>
      <w:r w:rsidRPr="0054019A">
        <w:rPr>
          <w:rFonts w:ascii="맑은 고딕" w:eastAsia="맑은 고딕" w:hAnsi="맑은 고딕"/>
          <w:color w:val="000000" w:themeColor="text1"/>
          <w:sz w:val="20"/>
        </w:rPr>
        <w:t xml:space="preserve">* </w:t>
      </w:r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 xml:space="preserve">회사 명의의 개통된 유심칩은 회사 </w:t>
      </w:r>
      <w:proofErr w:type="gramStart"/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 xml:space="preserve">제공 </w:t>
      </w:r>
      <w:r w:rsidRPr="0054019A">
        <w:rPr>
          <w:rFonts w:ascii="맑은 고딕" w:eastAsia="맑은 고딕" w:hAnsi="맑은 고딕"/>
          <w:color w:val="000000" w:themeColor="text1"/>
          <w:sz w:val="20"/>
        </w:rPr>
        <w:t>/</w:t>
      </w:r>
      <w:proofErr w:type="gramEnd"/>
      <w:r w:rsidRPr="0054019A">
        <w:rPr>
          <w:rFonts w:ascii="맑은 고딕" w:eastAsia="맑은 고딕" w:hAnsi="맑은 고딕"/>
          <w:color w:val="000000" w:themeColor="text1"/>
          <w:sz w:val="20"/>
        </w:rPr>
        <w:t xml:space="preserve"> </w:t>
      </w:r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>무선 데이터 사용료는 회사 별도 부담</w:t>
      </w:r>
    </w:p>
    <w:p w14:paraId="79574123" w14:textId="77777777" w:rsidR="00B0077B" w:rsidRPr="001F7E52" w:rsidRDefault="00B0077B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236ACDAF" w14:textId="77777777" w:rsidR="00B0077B" w:rsidRPr="008B33DC" w:rsidRDefault="00B0077B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536170B0" w14:textId="7E343FA5" w:rsidR="004974D7" w:rsidRPr="008B33DC" w:rsidRDefault="004974D7" w:rsidP="002210DC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35" w:name="_Toc105506538"/>
      <w:r w:rsidRPr="008B33DC">
        <w:rPr>
          <w:rFonts w:asciiTheme="minorHAnsi" w:eastAsiaTheme="minorHAnsi" w:hAnsiTheme="minorHAnsi"/>
        </w:rPr>
        <w:t>3.</w:t>
      </w:r>
      <w:r w:rsidR="00A95FD3">
        <w:rPr>
          <w:rFonts w:asciiTheme="minorHAnsi" w:eastAsiaTheme="minorHAnsi" w:hAnsiTheme="minorHAnsi"/>
        </w:rPr>
        <w:t>4</w:t>
      </w:r>
      <w:r w:rsidRPr="008B33DC">
        <w:rPr>
          <w:rFonts w:asciiTheme="minorHAnsi" w:eastAsiaTheme="minorHAnsi" w:hAnsiTheme="minorHAnsi"/>
        </w:rPr>
        <w:t xml:space="preserve">.2 </w:t>
      </w:r>
      <w:r w:rsidR="001F7E52">
        <w:rPr>
          <w:rFonts w:asciiTheme="minorHAnsi" w:eastAsiaTheme="minorHAnsi" w:hAnsiTheme="minorHAnsi" w:hint="eastAsia"/>
        </w:rPr>
        <w:t xml:space="preserve">서버 및 상용 </w:t>
      </w:r>
      <w:r w:rsidR="001F7E52">
        <w:rPr>
          <w:rFonts w:asciiTheme="minorHAnsi" w:eastAsiaTheme="minorHAnsi" w:hAnsiTheme="minorHAnsi"/>
        </w:rPr>
        <w:t>S/W</w:t>
      </w:r>
      <w:bookmarkEnd w:id="35"/>
      <w:r w:rsidRPr="008B33DC">
        <w:rPr>
          <w:rFonts w:asciiTheme="minorHAnsi" w:eastAsiaTheme="minorHAnsi" w:hAnsiTheme="minorHAnsi"/>
        </w:rPr>
        <w:t xml:space="preserve"> </w:t>
      </w:r>
    </w:p>
    <w:tbl>
      <w:tblPr>
        <w:tblW w:w="892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40"/>
        <w:gridCol w:w="6910"/>
        <w:gridCol w:w="1276"/>
      </w:tblGrid>
      <w:tr w:rsidR="001F7E52" w:rsidRPr="008E17DF" w14:paraId="78676E12" w14:textId="77777777" w:rsidTr="002F7034">
        <w:trPr>
          <w:trHeight w:val="439"/>
        </w:trPr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25917B4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b/>
                <w:bCs/>
                <w:kern w:val="0"/>
                <w:sz w:val="18"/>
                <w:szCs w:val="18"/>
              </w:rPr>
            </w:pPr>
            <w:proofErr w:type="gramStart"/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kern w:val="0"/>
                <w:sz w:val="18"/>
                <w:szCs w:val="18"/>
              </w:rPr>
              <w:t>항  목</w:t>
            </w:r>
            <w:proofErr w:type="gramEnd"/>
          </w:p>
        </w:tc>
        <w:tc>
          <w:tcPr>
            <w:tcW w:w="6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EEF33D9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b/>
                <w:bCs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kern w:val="0"/>
                <w:sz w:val="18"/>
                <w:szCs w:val="18"/>
              </w:rPr>
              <w:t>세부 내역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9A4F567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b/>
                <w:bCs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kern w:val="0"/>
                <w:sz w:val="18"/>
                <w:szCs w:val="18"/>
              </w:rPr>
              <w:t>수량</w:t>
            </w:r>
          </w:p>
        </w:tc>
      </w:tr>
      <w:tr w:rsidR="001F7E52" w:rsidRPr="008E17DF" w14:paraId="5718FFCF" w14:textId="77777777" w:rsidTr="002F7034">
        <w:trPr>
          <w:trHeight w:val="870"/>
        </w:trPr>
        <w:tc>
          <w:tcPr>
            <w:tcW w:w="74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F699D5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H/W</w:t>
            </w:r>
          </w:p>
        </w:tc>
        <w:tc>
          <w:tcPr>
            <w:tcW w:w="818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784C6F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HP DL360 x86 Server (1P 8Core)</w:t>
            </w:r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br/>
              <w:t xml:space="preserve">=&gt; Silver 4208 1P 8Core, 256G mem, 300GB SAS x 4ea, </w:t>
            </w:r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br/>
              <w:t xml:space="preserve">     1G 4Port NIC x1ea, ODD 포함, Power 이중화</w:t>
            </w:r>
          </w:p>
        </w:tc>
      </w:tr>
      <w:tr w:rsidR="001F7E52" w:rsidRPr="008E17DF" w14:paraId="7498840F" w14:textId="77777777" w:rsidTr="002F7034">
        <w:trPr>
          <w:trHeight w:val="211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51A9EF5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11963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HPE ProLiant DL360 Gen10 8SFF NC Configure-to-order Server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7B285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5E27146F" w14:textId="77777777" w:rsidTr="002F7034">
        <w:trPr>
          <w:trHeight w:val="457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A0F3B4C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629239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Intel Xeon-Silver 4208 (2.1GHz/8-core/85W) FIO Processor Kit for </w:t>
            </w: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br/>
              <w:t>HPE ProLiant DL360 Gen10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076B7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23F3996B" w14:textId="77777777" w:rsidTr="002F7034">
        <w:trPr>
          <w:trHeight w:val="112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C47CAE1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EEA71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HPE 32GB 2Rx4 PC4-2933Y-R Smart Kit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49637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</w:tr>
      <w:tr w:rsidR="001F7E52" w:rsidRPr="008E17DF" w14:paraId="0CE17EDC" w14:textId="77777777" w:rsidTr="002F7034">
        <w:trPr>
          <w:trHeight w:val="74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35164C1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31381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HPE Smart Array P408i-a SR Gen10 </w:t>
            </w:r>
            <w:proofErr w:type="spellStart"/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Ctrlr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0426F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261243CB" w14:textId="77777777" w:rsidTr="002F7034">
        <w:trPr>
          <w:trHeight w:val="164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1CC6BEE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5512B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HPE 96W Smart Storage Lithium-ion Battery with 145mm Cable Kit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7B1F2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783BA562" w14:textId="77777777" w:rsidTr="002F7034">
        <w:trPr>
          <w:trHeight w:val="282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5BF8309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2C444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HPE Ethernet 1Gb 4-port FLR-T I350-T4V2 Adapter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02FEE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45A5CCB7" w14:textId="77777777" w:rsidTr="002F7034">
        <w:trPr>
          <w:trHeight w:val="243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3449E55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AF4EE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HPE 500W Flex Slot Platinum Hot Plug Low Halogen Power Supply Kit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2FDF6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8E17DF" w14:paraId="1DA1765B" w14:textId="77777777" w:rsidTr="002F7034">
        <w:trPr>
          <w:trHeight w:val="206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4AB562F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60A6A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HPE 1U Gen10 SFF Easy Install Rail Kit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A46F8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6A6B1E96" w14:textId="77777777" w:rsidTr="002F7034">
        <w:trPr>
          <w:trHeight w:val="167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64647DD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3FDC13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HPE 300GB SAS 12G Enterprise 10K SFF (2.5in) SC 3yr </w:t>
            </w:r>
            <w:proofErr w:type="spellStart"/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Wty</w:t>
            </w:r>
            <w:proofErr w:type="spellEnd"/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Digitally </w:t>
            </w: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br/>
              <w:t>Signed Firmware HDD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AA93B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</w:tr>
      <w:tr w:rsidR="001F7E52" w:rsidRPr="008E17DF" w14:paraId="733509CD" w14:textId="77777777" w:rsidTr="002F7034">
        <w:trPr>
          <w:trHeight w:val="106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A815EBF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CA1B3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HPE 9.5mm SATA DVD-ROM Optical Drive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4217A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6D12E3E5" w14:textId="77777777" w:rsidTr="002F7034">
        <w:trPr>
          <w:trHeight w:val="210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4C5FE6C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E664D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HPE DL38X Gen10 Universal Media Bay Kit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7757D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3934B4EA" w14:textId="77777777" w:rsidTr="002F7034">
        <w:trPr>
          <w:trHeight w:val="158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8BDBDD5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84EBF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HPE 3 Year Tech Care Essential DL360 Gen10 Service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1E256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2DA1B995" w14:textId="77777777" w:rsidTr="002F7034">
        <w:trPr>
          <w:trHeight w:val="119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60D4D46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A4F38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Windows </w:t>
            </w:r>
            <w:proofErr w:type="spellStart"/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Svr</w:t>
            </w:r>
            <w:proofErr w:type="spellEnd"/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Std 2019 64Bit Korean 1pk DSP OEI DVD 16 Core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DFA8D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69936CD2" w14:textId="77777777" w:rsidTr="002F7034">
        <w:trPr>
          <w:trHeight w:val="82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9521C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FD2DD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Windows Server CAL 2019 Korean 1pk DSP OEI 5 </w:t>
            </w:r>
            <w:proofErr w:type="spellStart"/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Clt</w:t>
            </w:r>
            <w:proofErr w:type="spellEnd"/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User CAL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94832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62924FB6" w14:textId="77777777" w:rsidTr="002F7034">
        <w:trPr>
          <w:trHeight w:val="199"/>
        </w:trPr>
        <w:tc>
          <w:tcPr>
            <w:tcW w:w="74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29924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상용</w:t>
            </w:r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br/>
              <w:t>S/W</w:t>
            </w:r>
          </w:p>
        </w:tc>
        <w:tc>
          <w:tcPr>
            <w:tcW w:w="818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79E6A6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가상화 솔루션 (</w:t>
            </w:r>
            <w:proofErr w:type="spellStart"/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Vmware</w:t>
            </w:r>
            <w:proofErr w:type="spellEnd"/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F7E52" w:rsidRPr="008E17DF" w14:paraId="215D102D" w14:textId="77777777" w:rsidTr="002F7034">
        <w:trPr>
          <w:trHeight w:val="162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208D80E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549E2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VMware vSphere 7 Essentials Kit for 3 hosts (Max 2 processors per host)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030CE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056D0547" w14:textId="77777777" w:rsidTr="002F7034">
        <w:trPr>
          <w:trHeight w:val="266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A4250D0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2F376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Subscription only for VMware vSphere 7 Essentials Kit for 1 year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2BCAD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009C04BF" w14:textId="77777777" w:rsidTr="002F7034">
        <w:trPr>
          <w:trHeight w:val="227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7032C2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18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581EA1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IBM WAS BASE (</w:t>
            </w:r>
            <w:proofErr w:type="spellStart"/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Websphere</w:t>
            </w:r>
            <w:proofErr w:type="spellEnd"/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F7E52" w:rsidRPr="008E17DF" w14:paraId="026EA891" w14:textId="77777777" w:rsidTr="002F7034">
        <w:trPr>
          <w:trHeight w:val="474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C6EC955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EB9B1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IBM WebSphere Application Server Processor Value Unit (PVU) </w:t>
            </w: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br/>
              <w:t>License + SW Subscription &amp; Support 12 Months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68B66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280</w:t>
            </w:r>
          </w:p>
        </w:tc>
      </w:tr>
      <w:tr w:rsidR="001F7E52" w:rsidRPr="008E17DF" w14:paraId="22184620" w14:textId="77777777" w:rsidTr="002F7034">
        <w:trPr>
          <w:trHeight w:val="114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A45745A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18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8D8AF3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개발툴</w:t>
            </w:r>
            <w:proofErr w:type="spellEnd"/>
          </w:p>
        </w:tc>
      </w:tr>
      <w:tr w:rsidR="001F7E52" w:rsidRPr="008E17DF" w14:paraId="5BCE84B4" w14:textId="77777777" w:rsidTr="002F7034">
        <w:trPr>
          <w:trHeight w:val="359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846F5CC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0411D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DevExpress WinForms v21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EE39B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8E17DF" w14:paraId="7BA7D922" w14:textId="77777777" w:rsidTr="002F7034">
        <w:trPr>
          <w:trHeight w:val="280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5CD9A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D491C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Visual Studio Professional 2022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AB1E7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</w:tbl>
    <w:p w14:paraId="36770825" w14:textId="77777777" w:rsidR="001F7E52" w:rsidRPr="002C54BD" w:rsidRDefault="001F7E52" w:rsidP="001F7E52">
      <w:pPr>
        <w:widowControl/>
        <w:jc w:val="left"/>
        <w:rPr>
          <w:rFonts w:asciiTheme="minorEastAsia" w:eastAsiaTheme="minorEastAsia" w:hAnsiTheme="minorEastAsia"/>
          <w:color w:val="000000" w:themeColor="text1"/>
          <w:kern w:val="0"/>
          <w:sz w:val="20"/>
        </w:rPr>
      </w:pPr>
      <w:r w:rsidRPr="002C54BD">
        <w:rPr>
          <w:rFonts w:asciiTheme="minorEastAsia" w:eastAsiaTheme="minorEastAsia" w:hAnsiTheme="minorEastAsia" w:hint="eastAsia"/>
          <w:color w:val="000000" w:themeColor="text1"/>
          <w:kern w:val="0"/>
          <w:sz w:val="20"/>
        </w:rPr>
        <w:t>*</w:t>
      </w:r>
      <w:r w:rsidRPr="002C54BD">
        <w:rPr>
          <w:rFonts w:asciiTheme="minorEastAsia" w:eastAsiaTheme="minorEastAsia" w:hAnsiTheme="minorEastAsia"/>
          <w:color w:val="000000" w:themeColor="text1"/>
          <w:kern w:val="0"/>
          <w:sz w:val="20"/>
        </w:rPr>
        <w:t xml:space="preserve">* </w:t>
      </w:r>
      <w:r w:rsidRPr="002C54BD">
        <w:rPr>
          <w:rFonts w:asciiTheme="minorEastAsia" w:eastAsiaTheme="minorEastAsia" w:hAnsiTheme="minorEastAsia" w:hint="eastAsia"/>
          <w:color w:val="000000" w:themeColor="text1"/>
          <w:kern w:val="0"/>
          <w:sz w:val="20"/>
        </w:rPr>
        <w:t xml:space="preserve">서버 설치 및 기술지원 </w:t>
      </w:r>
      <w:proofErr w:type="gramStart"/>
      <w:r w:rsidRPr="002C54BD">
        <w:rPr>
          <w:rFonts w:asciiTheme="minorEastAsia" w:eastAsiaTheme="minorEastAsia" w:hAnsiTheme="minorEastAsia" w:hint="eastAsia"/>
          <w:color w:val="000000" w:themeColor="text1"/>
          <w:kern w:val="0"/>
          <w:sz w:val="20"/>
        </w:rPr>
        <w:t xml:space="preserve">포함 </w:t>
      </w:r>
      <w:r w:rsidRPr="002C54BD">
        <w:rPr>
          <w:rFonts w:asciiTheme="minorEastAsia" w:eastAsiaTheme="minorEastAsia" w:hAnsiTheme="minorEastAsia"/>
          <w:color w:val="000000" w:themeColor="text1"/>
          <w:kern w:val="0"/>
          <w:sz w:val="20"/>
        </w:rPr>
        <w:t>/</w:t>
      </w:r>
      <w:proofErr w:type="gramEnd"/>
      <w:r w:rsidRPr="002C54BD">
        <w:rPr>
          <w:rFonts w:asciiTheme="minorEastAsia" w:eastAsiaTheme="minorEastAsia" w:hAnsiTheme="minorEastAsia"/>
          <w:color w:val="000000" w:themeColor="text1"/>
          <w:kern w:val="0"/>
          <w:sz w:val="20"/>
        </w:rPr>
        <w:t xml:space="preserve"> VMware </w:t>
      </w:r>
      <w:r w:rsidRPr="002C54BD">
        <w:rPr>
          <w:rFonts w:asciiTheme="minorEastAsia" w:eastAsiaTheme="minorEastAsia" w:hAnsiTheme="minorEastAsia" w:hint="eastAsia"/>
          <w:color w:val="000000" w:themeColor="text1"/>
          <w:kern w:val="0"/>
          <w:sz w:val="20"/>
        </w:rPr>
        <w:t>기본 설치 포함</w:t>
      </w:r>
    </w:p>
    <w:p w14:paraId="68311EAA" w14:textId="3BCEA77B" w:rsidR="004974D7" w:rsidRPr="008B33DC" w:rsidRDefault="002210DC" w:rsidP="002210DC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36" w:name="_Toc105506539"/>
      <w:r w:rsidRPr="008B33DC">
        <w:rPr>
          <w:rFonts w:asciiTheme="minorHAnsi" w:eastAsiaTheme="minorHAnsi" w:hAnsiTheme="minorHAnsi" w:hint="eastAsia"/>
        </w:rPr>
        <w:lastRenderedPageBreak/>
        <w:t>3.</w:t>
      </w:r>
      <w:r w:rsidR="00A95FD3">
        <w:rPr>
          <w:rFonts w:asciiTheme="minorHAnsi" w:eastAsiaTheme="minorHAnsi" w:hAnsiTheme="minorHAnsi"/>
        </w:rPr>
        <w:t>4</w:t>
      </w:r>
      <w:r w:rsidRPr="008B33DC">
        <w:rPr>
          <w:rFonts w:asciiTheme="minorHAnsi" w:eastAsiaTheme="minorHAnsi" w:hAnsiTheme="minorHAnsi" w:hint="eastAsia"/>
        </w:rPr>
        <w:t xml:space="preserve">.3 </w:t>
      </w:r>
      <w:r w:rsidR="004974D7" w:rsidRPr="008B33DC">
        <w:rPr>
          <w:rFonts w:asciiTheme="minorHAnsi" w:eastAsiaTheme="minorHAnsi" w:hAnsiTheme="minorHAnsi" w:hint="eastAsia"/>
        </w:rPr>
        <w:t>산출물 공급내역</w:t>
      </w:r>
      <w:bookmarkEnd w:id="36"/>
    </w:p>
    <w:p w14:paraId="3F72468F" w14:textId="77777777" w:rsidR="004974D7" w:rsidRPr="008B33DC" w:rsidRDefault="004974D7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1E09BDE2" w14:textId="77777777" w:rsidR="004974D7" w:rsidRPr="008B33DC" w:rsidRDefault="004974D7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  <w:r w:rsidRPr="008B33DC">
        <w:rPr>
          <w:rFonts w:asciiTheme="minorHAnsi" w:eastAsiaTheme="minorHAnsi" w:hAnsiTheme="minorHAnsi" w:cs="Arial"/>
          <w:b/>
        </w:rPr>
        <w:t xml:space="preserve">* </w:t>
      </w:r>
      <w:r w:rsidRPr="008B33DC">
        <w:rPr>
          <w:rFonts w:asciiTheme="minorHAnsi" w:eastAsiaTheme="minorHAnsi" w:hAnsiTheme="minorHAnsi" w:cs="Arial" w:hint="eastAsia"/>
          <w:b/>
        </w:rPr>
        <w:t>사업관리 산출물</w:t>
      </w:r>
    </w:p>
    <w:tbl>
      <w:tblPr>
        <w:tblW w:w="10461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840"/>
        <w:gridCol w:w="5644"/>
        <w:gridCol w:w="2977"/>
      </w:tblGrid>
      <w:tr w:rsidR="0055677F" w:rsidRPr="008B33DC" w14:paraId="009CB4F0" w14:textId="77777777" w:rsidTr="00C87540">
        <w:trPr>
          <w:trHeight w:val="172"/>
        </w:trPr>
        <w:tc>
          <w:tcPr>
            <w:tcW w:w="184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85E9B22" w14:textId="77777777" w:rsidR="0055677F" w:rsidRPr="008B33DC" w:rsidRDefault="0055677F" w:rsidP="00C87540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산출물</w:t>
            </w:r>
          </w:p>
        </w:tc>
        <w:tc>
          <w:tcPr>
            <w:tcW w:w="564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072508E" w14:textId="77777777" w:rsidR="0055677F" w:rsidRPr="008B33DC" w:rsidRDefault="0055677F" w:rsidP="00C87540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구성내용</w:t>
            </w:r>
          </w:p>
        </w:tc>
        <w:tc>
          <w:tcPr>
            <w:tcW w:w="2977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C890BF7" w14:textId="77777777" w:rsidR="0055677F" w:rsidRPr="008B33DC" w:rsidRDefault="0055677F" w:rsidP="00C87540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제출시기</w:t>
            </w:r>
          </w:p>
        </w:tc>
      </w:tr>
      <w:tr w:rsidR="0055677F" w:rsidRPr="008B33DC" w14:paraId="20C8ED42" w14:textId="77777777" w:rsidTr="00C87540">
        <w:trPr>
          <w:trHeight w:val="1227"/>
        </w:trPr>
        <w:tc>
          <w:tcPr>
            <w:tcW w:w="184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6D60321" w14:textId="77777777" w:rsidR="0055677F" w:rsidRPr="008B33DC" w:rsidRDefault="0055677F" w:rsidP="00C87540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사업수행계획서</w:t>
            </w:r>
          </w:p>
        </w:tc>
        <w:tc>
          <w:tcPr>
            <w:tcW w:w="564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B42B559" w14:textId="77777777" w:rsidR="0055677F" w:rsidRPr="008B33DC" w:rsidRDefault="0055677F" w:rsidP="0060599E">
            <w:pPr>
              <w:numPr>
                <w:ilvl w:val="0"/>
                <w:numId w:val="28"/>
              </w:numPr>
              <w:tabs>
                <w:tab w:val="clear" w:pos="720"/>
                <w:tab w:val="num" w:pos="287"/>
              </w:tabs>
              <w:wordWrap/>
              <w:adjustRightInd w:val="0"/>
              <w:spacing w:line="240" w:lineRule="atLeast"/>
              <w:ind w:left="428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사업목적 및 사업범위</w:t>
            </w:r>
          </w:p>
          <w:p w14:paraId="3933EAB1" w14:textId="77777777" w:rsidR="0055677F" w:rsidRPr="008B33DC" w:rsidRDefault="0055677F" w:rsidP="0060599E">
            <w:pPr>
              <w:numPr>
                <w:ilvl w:val="0"/>
                <w:numId w:val="28"/>
              </w:numPr>
              <w:tabs>
                <w:tab w:val="clear" w:pos="720"/>
                <w:tab w:val="num" w:pos="287"/>
              </w:tabs>
              <w:wordWrap/>
              <w:adjustRightInd w:val="0"/>
              <w:spacing w:line="240" w:lineRule="atLeast"/>
              <w:ind w:left="428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추진일정, 용역수행조직 및 인력투입계획</w:t>
            </w:r>
          </w:p>
          <w:p w14:paraId="17BF51D8" w14:textId="77777777" w:rsidR="0055677F" w:rsidRPr="008B33DC" w:rsidRDefault="0055677F" w:rsidP="0060599E">
            <w:pPr>
              <w:numPr>
                <w:ilvl w:val="0"/>
                <w:numId w:val="28"/>
              </w:numPr>
              <w:tabs>
                <w:tab w:val="clear" w:pos="720"/>
                <w:tab w:val="num" w:pos="287"/>
              </w:tabs>
              <w:wordWrap/>
              <w:adjustRightInd w:val="0"/>
              <w:spacing w:line="240" w:lineRule="atLeast"/>
              <w:ind w:left="428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교육훈련 및 기술이전계획</w:t>
            </w:r>
          </w:p>
          <w:p w14:paraId="21B39CD8" w14:textId="77777777" w:rsidR="0055677F" w:rsidRPr="008B33DC" w:rsidRDefault="0055677F" w:rsidP="0060599E">
            <w:pPr>
              <w:numPr>
                <w:ilvl w:val="0"/>
                <w:numId w:val="28"/>
              </w:numPr>
              <w:tabs>
                <w:tab w:val="clear" w:pos="720"/>
                <w:tab w:val="num" w:pos="287"/>
              </w:tabs>
              <w:wordWrap/>
              <w:adjustRightInd w:val="0"/>
              <w:spacing w:line="240" w:lineRule="atLeast"/>
              <w:ind w:left="428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개발산출물 및 작업내용</w:t>
            </w:r>
          </w:p>
        </w:tc>
        <w:tc>
          <w:tcPr>
            <w:tcW w:w="2977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294C7FD" w14:textId="77777777" w:rsidR="0055677F" w:rsidRPr="008B33DC" w:rsidRDefault="0055677F" w:rsidP="00C87540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사업착수후 14일 이내</w:t>
            </w:r>
          </w:p>
        </w:tc>
      </w:tr>
      <w:tr w:rsidR="0055677F" w:rsidRPr="008B33DC" w14:paraId="668558B2" w14:textId="77777777" w:rsidTr="00C87540">
        <w:trPr>
          <w:trHeight w:val="224"/>
        </w:trPr>
        <w:tc>
          <w:tcPr>
            <w:tcW w:w="184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742C73B" w14:textId="77777777" w:rsidR="0055677F" w:rsidRPr="008B33DC" w:rsidRDefault="0055677F" w:rsidP="00C87540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주간보고서</w:t>
            </w:r>
          </w:p>
        </w:tc>
        <w:tc>
          <w:tcPr>
            <w:tcW w:w="564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7E21380" w14:textId="77777777" w:rsidR="0055677F" w:rsidRPr="008B33DC" w:rsidRDefault="0055677F" w:rsidP="0060599E">
            <w:pPr>
              <w:numPr>
                <w:ilvl w:val="0"/>
                <w:numId w:val="29"/>
              </w:numPr>
              <w:tabs>
                <w:tab w:val="clear" w:pos="720"/>
                <w:tab w:val="num" w:pos="287"/>
              </w:tabs>
              <w:wordWrap/>
              <w:adjustRightInd w:val="0"/>
              <w:spacing w:line="240" w:lineRule="atLeast"/>
              <w:ind w:left="428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금주 추진실적 및 차주 추진계획</w:t>
            </w:r>
          </w:p>
          <w:p w14:paraId="7712F302" w14:textId="77777777" w:rsidR="0055677F" w:rsidRPr="008B33DC" w:rsidRDefault="0055677F" w:rsidP="0060599E">
            <w:pPr>
              <w:numPr>
                <w:ilvl w:val="0"/>
                <w:numId w:val="29"/>
              </w:numPr>
              <w:tabs>
                <w:tab w:val="clear" w:pos="720"/>
                <w:tab w:val="num" w:pos="287"/>
              </w:tabs>
              <w:wordWrap/>
              <w:adjustRightInd w:val="0"/>
              <w:spacing w:line="240" w:lineRule="atLeast"/>
              <w:ind w:left="428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주요 추진내용 및 미진사유</w:t>
            </w:r>
          </w:p>
          <w:p w14:paraId="2D0187F1" w14:textId="77777777" w:rsidR="0055677F" w:rsidRPr="008B33DC" w:rsidRDefault="0055677F" w:rsidP="0060599E">
            <w:pPr>
              <w:numPr>
                <w:ilvl w:val="0"/>
                <w:numId w:val="29"/>
              </w:numPr>
              <w:tabs>
                <w:tab w:val="clear" w:pos="720"/>
                <w:tab w:val="num" w:pos="287"/>
              </w:tabs>
              <w:wordWrap/>
              <w:adjustRightInd w:val="0"/>
              <w:spacing w:line="240" w:lineRule="atLeast"/>
              <w:ind w:left="428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문제점,특이사항</w:t>
            </w:r>
            <w:proofErr w:type="gramEnd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, 기타 애로 및 건의사항</w:t>
            </w:r>
          </w:p>
        </w:tc>
        <w:tc>
          <w:tcPr>
            <w:tcW w:w="2977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EC8F7E7" w14:textId="77777777" w:rsidR="0055677F" w:rsidRPr="008B33DC" w:rsidRDefault="0055677F" w:rsidP="00C87540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착수일 이후 일주일마다 </w:t>
            </w:r>
          </w:p>
          <w:p w14:paraId="6EDB1A1A" w14:textId="77777777" w:rsidR="0055677F" w:rsidRPr="008B33DC" w:rsidRDefault="0055677F" w:rsidP="00C87540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(매주 금요일)</w:t>
            </w:r>
          </w:p>
        </w:tc>
      </w:tr>
      <w:tr w:rsidR="0055677F" w:rsidRPr="008B33DC" w14:paraId="491CA66A" w14:textId="77777777" w:rsidTr="00C87540">
        <w:trPr>
          <w:trHeight w:val="219"/>
        </w:trPr>
        <w:tc>
          <w:tcPr>
            <w:tcW w:w="184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4A88B3E" w14:textId="77777777" w:rsidR="0055677F" w:rsidRPr="008B33DC" w:rsidRDefault="0055677F" w:rsidP="00C87540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월간보고서</w:t>
            </w:r>
          </w:p>
        </w:tc>
        <w:tc>
          <w:tcPr>
            <w:tcW w:w="564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0F2968C" w14:textId="77777777" w:rsidR="0055677F" w:rsidRPr="008B33DC" w:rsidRDefault="0055677F" w:rsidP="0060599E">
            <w:pPr>
              <w:numPr>
                <w:ilvl w:val="0"/>
                <w:numId w:val="30"/>
              </w:numPr>
              <w:tabs>
                <w:tab w:val="clear" w:pos="720"/>
                <w:tab w:val="num" w:pos="287"/>
              </w:tabs>
              <w:wordWrap/>
              <w:adjustRightInd w:val="0"/>
              <w:spacing w:line="240" w:lineRule="atLeast"/>
              <w:ind w:left="428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금월 추진실적 및 차월 업무 추진계획</w:t>
            </w:r>
          </w:p>
          <w:p w14:paraId="25866E93" w14:textId="77777777" w:rsidR="0055677F" w:rsidRPr="008B33DC" w:rsidRDefault="0055677F" w:rsidP="0060599E">
            <w:pPr>
              <w:numPr>
                <w:ilvl w:val="0"/>
                <w:numId w:val="30"/>
              </w:numPr>
              <w:tabs>
                <w:tab w:val="clear" w:pos="720"/>
                <w:tab w:val="num" w:pos="287"/>
              </w:tabs>
              <w:wordWrap/>
              <w:adjustRightInd w:val="0"/>
              <w:spacing w:line="240" w:lineRule="atLeast"/>
              <w:ind w:left="428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주요 추진내용 및 미진사유</w:t>
            </w:r>
          </w:p>
          <w:p w14:paraId="314CBEAB" w14:textId="77777777" w:rsidR="0055677F" w:rsidRPr="008B33DC" w:rsidRDefault="0055677F" w:rsidP="0060599E">
            <w:pPr>
              <w:numPr>
                <w:ilvl w:val="0"/>
                <w:numId w:val="30"/>
              </w:numPr>
              <w:tabs>
                <w:tab w:val="clear" w:pos="720"/>
                <w:tab w:val="num" w:pos="287"/>
              </w:tabs>
              <w:wordWrap/>
              <w:adjustRightInd w:val="0"/>
              <w:spacing w:line="240" w:lineRule="atLeast"/>
              <w:ind w:left="428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문제점,특이사항</w:t>
            </w:r>
            <w:proofErr w:type="gramEnd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, 기타 애로 및 건의사항</w:t>
            </w:r>
          </w:p>
        </w:tc>
        <w:tc>
          <w:tcPr>
            <w:tcW w:w="2977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83B619D" w14:textId="77777777" w:rsidR="0055677F" w:rsidRPr="008B33DC" w:rsidRDefault="0055677F" w:rsidP="00C87540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매월 마지막주 금요일</w:t>
            </w:r>
          </w:p>
        </w:tc>
      </w:tr>
    </w:tbl>
    <w:p w14:paraId="55C8DAF3" w14:textId="07E17321" w:rsidR="004974D7" w:rsidRDefault="004974D7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6F0A5ADA" w14:textId="77777777" w:rsidR="00A225C9" w:rsidRPr="008B33DC" w:rsidRDefault="00A225C9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15847F69" w14:textId="77777777" w:rsidR="004974D7" w:rsidRPr="008B33DC" w:rsidRDefault="004974D7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  <w:r w:rsidRPr="008B33DC">
        <w:rPr>
          <w:rFonts w:asciiTheme="minorHAnsi" w:eastAsiaTheme="minorHAnsi" w:hAnsiTheme="minorHAnsi" w:cs="Arial"/>
          <w:b/>
        </w:rPr>
        <w:t xml:space="preserve">* </w:t>
      </w:r>
      <w:r w:rsidRPr="008B33DC">
        <w:rPr>
          <w:rFonts w:asciiTheme="minorHAnsi" w:eastAsiaTheme="minorHAnsi" w:hAnsiTheme="minorHAnsi" w:cs="Arial" w:hint="eastAsia"/>
          <w:b/>
        </w:rPr>
        <w:t>개발 산출물</w:t>
      </w:r>
    </w:p>
    <w:tbl>
      <w:tblPr>
        <w:tblW w:w="10461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555"/>
        <w:gridCol w:w="3260"/>
        <w:gridCol w:w="2693"/>
        <w:gridCol w:w="2953"/>
      </w:tblGrid>
      <w:tr w:rsidR="004974D7" w:rsidRPr="008B33DC" w14:paraId="07A7BF2E" w14:textId="77777777" w:rsidTr="004A6709">
        <w:trPr>
          <w:trHeight w:val="149"/>
        </w:trPr>
        <w:tc>
          <w:tcPr>
            <w:tcW w:w="155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7189E89" w14:textId="77777777" w:rsidR="004974D7" w:rsidRPr="008B33DC" w:rsidRDefault="004974D7" w:rsidP="004974D7">
            <w:pPr>
              <w:wordWrap/>
              <w:adjustRightInd w:val="0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단계</w:t>
            </w:r>
          </w:p>
        </w:tc>
        <w:tc>
          <w:tcPr>
            <w:tcW w:w="326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686BADF" w14:textId="77777777" w:rsidR="004974D7" w:rsidRPr="008B33DC" w:rsidRDefault="004974D7" w:rsidP="004974D7">
            <w:pPr>
              <w:wordWrap/>
              <w:adjustRightInd w:val="0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액티비티</w:t>
            </w:r>
          </w:p>
        </w:tc>
        <w:tc>
          <w:tcPr>
            <w:tcW w:w="269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9BBD355" w14:textId="77777777" w:rsidR="004974D7" w:rsidRPr="008B33DC" w:rsidRDefault="004974D7" w:rsidP="004974D7">
            <w:pPr>
              <w:wordWrap/>
              <w:adjustRightInd w:val="0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산출물</w:t>
            </w:r>
          </w:p>
        </w:tc>
        <w:tc>
          <w:tcPr>
            <w:tcW w:w="295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5A720F2" w14:textId="77777777" w:rsidR="004974D7" w:rsidRPr="008B33DC" w:rsidRDefault="004974D7" w:rsidP="004974D7">
            <w:pPr>
              <w:wordWrap/>
              <w:adjustRightInd w:val="0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제출시기</w:t>
            </w:r>
          </w:p>
        </w:tc>
      </w:tr>
      <w:tr w:rsidR="004974D7" w:rsidRPr="008B33DC" w14:paraId="43F5ED30" w14:textId="77777777" w:rsidTr="004A6709">
        <w:trPr>
          <w:trHeight w:val="611"/>
        </w:trPr>
        <w:tc>
          <w:tcPr>
            <w:tcW w:w="155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95E0454" w14:textId="77777777" w:rsidR="004974D7" w:rsidRPr="008B33DC" w:rsidRDefault="004974D7" w:rsidP="004974D7">
            <w:pPr>
              <w:wordWrap/>
              <w:adjustRightInd w:val="0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요구.분석</w:t>
            </w:r>
            <w:proofErr w:type="gramEnd"/>
          </w:p>
        </w:tc>
        <w:tc>
          <w:tcPr>
            <w:tcW w:w="326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6D8E255" w14:textId="77777777" w:rsidR="004974D7" w:rsidRPr="008B33DC" w:rsidRDefault="004974D7" w:rsidP="0060599E">
            <w:pPr>
              <w:numPr>
                <w:ilvl w:val="0"/>
                <w:numId w:val="31"/>
              </w:numPr>
              <w:tabs>
                <w:tab w:val="clear" w:pos="720"/>
                <w:tab w:val="num" w:pos="329"/>
              </w:tabs>
              <w:wordWrap/>
              <w:adjustRightInd w:val="0"/>
              <w:ind w:left="471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요구사항정의</w:t>
            </w:r>
          </w:p>
          <w:p w14:paraId="396FAC39" w14:textId="77777777" w:rsidR="004974D7" w:rsidRPr="008B33DC" w:rsidRDefault="00977B01" w:rsidP="0060599E">
            <w:pPr>
              <w:numPr>
                <w:ilvl w:val="0"/>
                <w:numId w:val="31"/>
              </w:numPr>
              <w:tabs>
                <w:tab w:val="clear" w:pos="720"/>
                <w:tab w:val="num" w:pos="329"/>
              </w:tabs>
              <w:wordWrap/>
              <w:adjustRightInd w:val="0"/>
              <w:ind w:left="471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프로세스</w:t>
            </w:r>
            <w:r w:rsidR="004974D7" w:rsidRPr="008B33DC">
              <w:rPr>
                <w:rFonts w:asciiTheme="minorHAnsi" w:eastAsiaTheme="minorHAnsi" w:hAnsiTheme="minorHAnsi" w:cs="Arial" w:hint="eastAsia"/>
                <w:sz w:val="20"/>
              </w:rPr>
              <w:t>정의</w:t>
            </w:r>
          </w:p>
          <w:p w14:paraId="0C2EDC47" w14:textId="77777777" w:rsidR="004974D7" w:rsidRPr="008B33DC" w:rsidRDefault="004974D7" w:rsidP="0060599E">
            <w:pPr>
              <w:numPr>
                <w:ilvl w:val="0"/>
                <w:numId w:val="31"/>
              </w:numPr>
              <w:tabs>
                <w:tab w:val="clear" w:pos="720"/>
                <w:tab w:val="num" w:pos="329"/>
              </w:tabs>
              <w:wordWrap/>
              <w:adjustRightInd w:val="0"/>
              <w:ind w:left="471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설계표준</w:t>
            </w:r>
          </w:p>
        </w:tc>
        <w:tc>
          <w:tcPr>
            <w:tcW w:w="269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CC553E6" w14:textId="77777777" w:rsidR="004974D7" w:rsidRPr="008B33DC" w:rsidRDefault="004974D7" w:rsidP="0060599E">
            <w:pPr>
              <w:numPr>
                <w:ilvl w:val="0"/>
                <w:numId w:val="31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요구사항명세서</w:t>
            </w:r>
          </w:p>
          <w:p w14:paraId="3930A307" w14:textId="77777777" w:rsidR="004974D7" w:rsidRPr="008B33DC" w:rsidRDefault="00977B01" w:rsidP="0060599E">
            <w:pPr>
              <w:numPr>
                <w:ilvl w:val="0"/>
                <w:numId w:val="31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프로세스정의서</w:t>
            </w:r>
          </w:p>
          <w:p w14:paraId="19EB22C8" w14:textId="77777777" w:rsidR="004974D7" w:rsidRPr="008B33DC" w:rsidRDefault="004974D7" w:rsidP="0060599E">
            <w:pPr>
              <w:numPr>
                <w:ilvl w:val="0"/>
                <w:numId w:val="31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표준지침서</w:t>
            </w:r>
          </w:p>
          <w:p w14:paraId="6CA200F6" w14:textId="77777777" w:rsidR="004974D7" w:rsidRPr="008B33DC" w:rsidRDefault="004974D7" w:rsidP="002210DC">
            <w:pPr>
              <w:wordWrap/>
              <w:adjustRightInd w:val="0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  - 개발(코딩/UI)표준</w:t>
            </w:r>
          </w:p>
        </w:tc>
        <w:tc>
          <w:tcPr>
            <w:tcW w:w="295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E0BC0F3" w14:textId="16686E08" w:rsidR="004974D7" w:rsidRPr="008B33DC" w:rsidRDefault="004974D7" w:rsidP="004974D7">
            <w:pPr>
              <w:wordWrap/>
              <w:adjustRightInd w:val="0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요구분석 완료</w:t>
            </w:r>
            <w:r w:rsidR="0061120B">
              <w:rPr>
                <w:rFonts w:asciiTheme="minorHAnsi" w:eastAsiaTheme="minorHAnsi" w:hAnsiTheme="minorHAnsi" w:cs="Arial" w:hint="eastAsia"/>
                <w:sz w:val="20"/>
              </w:rPr>
              <w:t xml:space="preserve"> 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후 14일 이내</w:t>
            </w:r>
          </w:p>
        </w:tc>
      </w:tr>
      <w:tr w:rsidR="004974D7" w:rsidRPr="008B33DC" w14:paraId="309FFD28" w14:textId="77777777" w:rsidTr="004A6709">
        <w:trPr>
          <w:trHeight w:val="501"/>
        </w:trPr>
        <w:tc>
          <w:tcPr>
            <w:tcW w:w="155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C992C25" w14:textId="77777777" w:rsidR="004974D7" w:rsidRPr="008B33DC" w:rsidRDefault="004974D7" w:rsidP="004974D7">
            <w:pPr>
              <w:wordWrap/>
              <w:adjustRightInd w:val="0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설계</w:t>
            </w:r>
          </w:p>
        </w:tc>
        <w:tc>
          <w:tcPr>
            <w:tcW w:w="326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B3F5BE3" w14:textId="77777777" w:rsidR="004974D7" w:rsidRPr="008B33DC" w:rsidRDefault="004974D7" w:rsidP="0060599E">
            <w:pPr>
              <w:numPr>
                <w:ilvl w:val="0"/>
                <w:numId w:val="32"/>
              </w:numPr>
              <w:tabs>
                <w:tab w:val="clear" w:pos="720"/>
                <w:tab w:val="num" w:pos="329"/>
              </w:tabs>
              <w:wordWrap/>
              <w:adjustRightInd w:val="0"/>
              <w:ind w:left="440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UI 설계</w:t>
            </w:r>
          </w:p>
          <w:p w14:paraId="38B4E224" w14:textId="77777777" w:rsidR="004974D7" w:rsidRPr="008B33DC" w:rsidRDefault="004974D7" w:rsidP="0060599E">
            <w:pPr>
              <w:numPr>
                <w:ilvl w:val="0"/>
                <w:numId w:val="32"/>
              </w:numPr>
              <w:tabs>
                <w:tab w:val="clear" w:pos="720"/>
                <w:tab w:val="num" w:pos="329"/>
              </w:tabs>
              <w:wordWrap/>
              <w:adjustRightInd w:val="0"/>
              <w:ind w:left="440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DB 설계</w:t>
            </w:r>
          </w:p>
          <w:p w14:paraId="0E544E48" w14:textId="6617F2A4" w:rsidR="004974D7" w:rsidRPr="008B33DC" w:rsidRDefault="004974D7" w:rsidP="0060599E">
            <w:pPr>
              <w:numPr>
                <w:ilvl w:val="0"/>
                <w:numId w:val="32"/>
              </w:numPr>
              <w:tabs>
                <w:tab w:val="clear" w:pos="720"/>
                <w:tab w:val="num" w:pos="329"/>
              </w:tabs>
              <w:wordWrap/>
              <w:adjustRightInd w:val="0"/>
              <w:ind w:left="440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어플리케이션</w:t>
            </w:r>
            <w:r w:rsidR="00D92324">
              <w:rPr>
                <w:rFonts w:asciiTheme="minorHAnsi" w:eastAsiaTheme="minorHAnsi" w:hAnsiTheme="minorHAnsi" w:cs="Arial" w:hint="eastAsia"/>
                <w:sz w:val="20"/>
              </w:rPr>
              <w:t xml:space="preserve"> 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모델링</w:t>
            </w:r>
          </w:p>
        </w:tc>
        <w:tc>
          <w:tcPr>
            <w:tcW w:w="269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34BD368" w14:textId="77777777" w:rsidR="004974D7" w:rsidRPr="008B33DC" w:rsidRDefault="004974D7" w:rsidP="0060599E">
            <w:pPr>
              <w:numPr>
                <w:ilvl w:val="0"/>
                <w:numId w:val="32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테이블명세서</w:t>
            </w:r>
          </w:p>
          <w:p w14:paraId="1EFA1FEA" w14:textId="77777777" w:rsidR="004974D7" w:rsidRPr="008B33DC" w:rsidRDefault="005439DC" w:rsidP="0060599E">
            <w:pPr>
              <w:numPr>
                <w:ilvl w:val="0"/>
                <w:numId w:val="32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프로그램</w:t>
            </w:r>
            <w:r w:rsidR="004974D7" w:rsidRPr="008B33DC">
              <w:rPr>
                <w:rFonts w:asciiTheme="minorHAnsi" w:eastAsiaTheme="minorHAnsi" w:hAnsiTheme="minorHAnsi" w:cs="Arial" w:hint="eastAsia"/>
                <w:sz w:val="20"/>
              </w:rPr>
              <w:t>명세서</w:t>
            </w:r>
          </w:p>
        </w:tc>
        <w:tc>
          <w:tcPr>
            <w:tcW w:w="295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CA71365" w14:textId="727B0316" w:rsidR="004974D7" w:rsidRPr="008B33DC" w:rsidRDefault="004974D7" w:rsidP="004974D7">
            <w:pPr>
              <w:wordWrap/>
              <w:adjustRightInd w:val="0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설계 완료</w:t>
            </w:r>
            <w:r w:rsidR="004A6709">
              <w:rPr>
                <w:rFonts w:asciiTheme="minorHAnsi" w:eastAsiaTheme="minorHAnsi" w:hAnsiTheme="minorHAnsi" w:cs="Arial" w:hint="eastAsia"/>
                <w:sz w:val="20"/>
              </w:rPr>
              <w:t xml:space="preserve"> 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후 14일 이내</w:t>
            </w:r>
          </w:p>
        </w:tc>
      </w:tr>
      <w:tr w:rsidR="004974D7" w:rsidRPr="008B33DC" w14:paraId="20AF3D6A" w14:textId="77777777" w:rsidTr="004A6709">
        <w:trPr>
          <w:trHeight w:val="28"/>
        </w:trPr>
        <w:tc>
          <w:tcPr>
            <w:tcW w:w="155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4BFBDED" w14:textId="77777777" w:rsidR="004974D7" w:rsidRPr="008B33DC" w:rsidRDefault="004974D7" w:rsidP="004974D7">
            <w:pPr>
              <w:wordWrap/>
              <w:adjustRightInd w:val="0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개발</w:t>
            </w:r>
          </w:p>
        </w:tc>
        <w:tc>
          <w:tcPr>
            <w:tcW w:w="326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AE5F122" w14:textId="29947C7B" w:rsidR="004974D7" w:rsidRPr="008B33DC" w:rsidRDefault="004974D7" w:rsidP="0060599E">
            <w:pPr>
              <w:numPr>
                <w:ilvl w:val="0"/>
                <w:numId w:val="33"/>
              </w:numPr>
              <w:tabs>
                <w:tab w:val="clear" w:pos="720"/>
                <w:tab w:val="num" w:pos="313"/>
              </w:tabs>
              <w:wordWrap/>
              <w:adjustRightInd w:val="0"/>
              <w:ind w:left="313" w:hanging="186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코딩 및 단위 테스트</w:t>
            </w:r>
            <w:r w:rsidR="004A6709">
              <w:rPr>
                <w:rFonts w:asciiTheme="minorHAnsi" w:eastAsiaTheme="minorHAnsi" w:hAnsiTheme="minorHAnsi" w:cs="Arial" w:hint="eastAsia"/>
                <w:sz w:val="20"/>
              </w:rPr>
              <w:t xml:space="preserve"> 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실시</w:t>
            </w:r>
          </w:p>
          <w:p w14:paraId="72607C7E" w14:textId="77777777" w:rsidR="004974D7" w:rsidRPr="008B33DC" w:rsidRDefault="004974D7" w:rsidP="0060599E">
            <w:pPr>
              <w:numPr>
                <w:ilvl w:val="0"/>
                <w:numId w:val="33"/>
              </w:numPr>
              <w:tabs>
                <w:tab w:val="clear" w:pos="720"/>
                <w:tab w:val="num" w:pos="345"/>
              </w:tabs>
              <w:wordWrap/>
              <w:adjustRightInd w:val="0"/>
              <w:ind w:left="460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구현 계획 수립</w:t>
            </w:r>
          </w:p>
        </w:tc>
        <w:tc>
          <w:tcPr>
            <w:tcW w:w="269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A94D120" w14:textId="77777777" w:rsidR="004974D7" w:rsidRPr="008B33DC" w:rsidRDefault="004974D7" w:rsidP="0060599E">
            <w:pPr>
              <w:numPr>
                <w:ilvl w:val="0"/>
                <w:numId w:val="33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소스코드</w:t>
            </w:r>
          </w:p>
          <w:p w14:paraId="201B7813" w14:textId="3FC46FB2" w:rsidR="004974D7" w:rsidRPr="008B33DC" w:rsidRDefault="004974D7" w:rsidP="0060599E">
            <w:pPr>
              <w:numPr>
                <w:ilvl w:val="0"/>
                <w:numId w:val="33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통합</w:t>
            </w:r>
            <w:r w:rsidR="00D92324">
              <w:rPr>
                <w:rFonts w:asciiTheme="minorHAnsi" w:eastAsiaTheme="minorHAnsi" w:hAnsiTheme="minorHAnsi" w:cs="Arial" w:hint="eastAsia"/>
                <w:sz w:val="20"/>
              </w:rPr>
              <w:t xml:space="preserve"> 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테스트시나리오</w:t>
            </w:r>
          </w:p>
          <w:p w14:paraId="58DA4712" w14:textId="1395775D" w:rsidR="004974D7" w:rsidRPr="008B33DC" w:rsidRDefault="004974D7" w:rsidP="0060599E">
            <w:pPr>
              <w:numPr>
                <w:ilvl w:val="0"/>
                <w:numId w:val="33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교육 계획서</w:t>
            </w:r>
          </w:p>
        </w:tc>
        <w:tc>
          <w:tcPr>
            <w:tcW w:w="295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8E55308" w14:textId="77777777" w:rsidR="004974D7" w:rsidRPr="008B33DC" w:rsidRDefault="004974D7" w:rsidP="004974D7">
            <w:pPr>
              <w:wordWrap/>
              <w:adjustRightInd w:val="0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개발 완료 후 즉시</w:t>
            </w:r>
          </w:p>
        </w:tc>
      </w:tr>
      <w:tr w:rsidR="004974D7" w:rsidRPr="008B33DC" w14:paraId="41C48AB9" w14:textId="77777777" w:rsidTr="004A6709">
        <w:trPr>
          <w:trHeight w:val="681"/>
        </w:trPr>
        <w:tc>
          <w:tcPr>
            <w:tcW w:w="155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DD3C75F" w14:textId="77777777" w:rsidR="004974D7" w:rsidRPr="008B33DC" w:rsidRDefault="004974D7" w:rsidP="004974D7">
            <w:pPr>
              <w:wordWrap/>
              <w:adjustRightInd w:val="0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구현</w:t>
            </w:r>
          </w:p>
        </w:tc>
        <w:tc>
          <w:tcPr>
            <w:tcW w:w="326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0948CBC" w14:textId="77777777" w:rsidR="004974D7" w:rsidRPr="008B33DC" w:rsidRDefault="004974D7" w:rsidP="0060599E">
            <w:pPr>
              <w:numPr>
                <w:ilvl w:val="0"/>
                <w:numId w:val="34"/>
              </w:numPr>
              <w:tabs>
                <w:tab w:val="clear" w:pos="720"/>
                <w:tab w:val="num" w:pos="345"/>
              </w:tabs>
              <w:wordWrap/>
              <w:adjustRightInd w:val="0"/>
              <w:ind w:left="487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통합 테스트 실시</w:t>
            </w:r>
          </w:p>
          <w:p w14:paraId="1DE7E0A4" w14:textId="77777777" w:rsidR="004974D7" w:rsidRPr="008B33DC" w:rsidRDefault="004974D7" w:rsidP="0060599E">
            <w:pPr>
              <w:numPr>
                <w:ilvl w:val="0"/>
                <w:numId w:val="34"/>
              </w:numPr>
              <w:tabs>
                <w:tab w:val="clear" w:pos="720"/>
                <w:tab w:val="num" w:pos="345"/>
              </w:tabs>
              <w:wordWrap/>
              <w:adjustRightInd w:val="0"/>
              <w:ind w:left="487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시스템 </w:t>
            </w:r>
            <w:proofErr w:type="gramStart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설치  및</w:t>
            </w:r>
            <w:proofErr w:type="gramEnd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교육</w:t>
            </w:r>
          </w:p>
        </w:tc>
        <w:tc>
          <w:tcPr>
            <w:tcW w:w="269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3A1ACF9" w14:textId="77777777" w:rsidR="004974D7" w:rsidRPr="008B33DC" w:rsidRDefault="004974D7" w:rsidP="0060599E">
            <w:pPr>
              <w:numPr>
                <w:ilvl w:val="0"/>
                <w:numId w:val="34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통합테스트 결과서</w:t>
            </w:r>
          </w:p>
          <w:p w14:paraId="4C75AB8A" w14:textId="77777777" w:rsidR="004974D7" w:rsidRPr="008B33DC" w:rsidRDefault="004974D7" w:rsidP="0060599E">
            <w:pPr>
              <w:numPr>
                <w:ilvl w:val="0"/>
                <w:numId w:val="34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설치보고서</w:t>
            </w:r>
            <w:r w:rsidR="005439DC" w:rsidRPr="008B33DC">
              <w:rPr>
                <w:rFonts w:asciiTheme="minorHAnsi" w:eastAsiaTheme="minorHAnsi" w:hAnsiTheme="minorHAnsi" w:cs="Arial" w:hint="eastAsia"/>
                <w:sz w:val="20"/>
              </w:rPr>
              <w:t>(검수확인서)</w:t>
            </w:r>
          </w:p>
          <w:p w14:paraId="5942BA3A" w14:textId="77777777" w:rsidR="004974D7" w:rsidRPr="008B33DC" w:rsidRDefault="004974D7" w:rsidP="0060599E">
            <w:pPr>
              <w:numPr>
                <w:ilvl w:val="0"/>
                <w:numId w:val="34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사용자 매뉴얼</w:t>
            </w:r>
          </w:p>
          <w:p w14:paraId="6FEF2EE4" w14:textId="77777777" w:rsidR="004974D7" w:rsidRPr="008B33DC" w:rsidRDefault="004974D7" w:rsidP="0060599E">
            <w:pPr>
              <w:numPr>
                <w:ilvl w:val="0"/>
                <w:numId w:val="34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운영자 매뉴얼</w:t>
            </w:r>
          </w:p>
        </w:tc>
        <w:tc>
          <w:tcPr>
            <w:tcW w:w="295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5E6C947" w14:textId="77777777" w:rsidR="004974D7" w:rsidRPr="008B33DC" w:rsidRDefault="004974D7" w:rsidP="004974D7">
            <w:pPr>
              <w:wordWrap/>
              <w:adjustRightInd w:val="0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테스트/교육 완료 후 </w:t>
            </w:r>
            <w:r w:rsidR="005439DC" w:rsidRPr="008B33DC">
              <w:rPr>
                <w:rFonts w:asciiTheme="minorHAnsi" w:eastAsiaTheme="minorHAnsi" w:hAnsiTheme="minorHAnsi" w:cs="Arial"/>
                <w:sz w:val="20"/>
              </w:rPr>
              <w:t>14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일 이내</w:t>
            </w:r>
          </w:p>
        </w:tc>
      </w:tr>
    </w:tbl>
    <w:p w14:paraId="4CCA2EAA" w14:textId="750537E4" w:rsidR="00496D3E" w:rsidRPr="008B33DC" w:rsidRDefault="004974D7" w:rsidP="005361A0">
      <w:pPr>
        <w:pStyle w:val="20"/>
      </w:pPr>
      <w:r w:rsidRPr="008B33DC">
        <w:rPr>
          <w:rFonts w:cs="Arial"/>
        </w:rPr>
        <w:br w:type="page"/>
      </w:r>
      <w:r w:rsidRPr="008B33DC">
        <w:rPr>
          <w:rFonts w:hint="eastAsia"/>
        </w:rPr>
        <w:lastRenderedPageBreak/>
        <w:t xml:space="preserve"> </w:t>
      </w:r>
      <w:bookmarkStart w:id="37" w:name="_Toc105506540"/>
      <w:r w:rsidR="00496D3E" w:rsidRPr="008B33DC">
        <w:rPr>
          <w:rFonts w:hint="eastAsia"/>
        </w:rPr>
        <w:t>시스템</w:t>
      </w:r>
      <w:r w:rsidR="00496D3E" w:rsidRPr="008B33DC">
        <w:rPr>
          <w:rFonts w:hint="eastAsia"/>
        </w:rPr>
        <w:t xml:space="preserve"> </w:t>
      </w:r>
      <w:r w:rsidR="00496D3E" w:rsidRPr="008B33DC">
        <w:rPr>
          <w:rFonts w:hint="eastAsia"/>
        </w:rPr>
        <w:t>테스트</w:t>
      </w:r>
      <w:r w:rsidR="00496D3E" w:rsidRPr="008B33DC">
        <w:rPr>
          <w:rFonts w:hint="eastAsia"/>
        </w:rPr>
        <w:t xml:space="preserve"> </w:t>
      </w:r>
      <w:r w:rsidR="00496D3E" w:rsidRPr="008B33DC">
        <w:rPr>
          <w:rFonts w:hint="eastAsia"/>
        </w:rPr>
        <w:t>방안</w:t>
      </w:r>
      <w:bookmarkEnd w:id="37"/>
    </w:p>
    <w:p w14:paraId="036CFED0" w14:textId="48C7B4CD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“</w:t>
      </w:r>
      <w:r w:rsidR="001F7E52" w:rsidRPr="001F7E52">
        <w:rPr>
          <w:rFonts w:asciiTheme="minorHAnsi" w:eastAsiaTheme="minorHAnsi" w:hAnsiTheme="minorHAnsi" w:cs="Arial" w:hint="eastAsia"/>
          <w:sz w:val="20"/>
        </w:rPr>
        <w:t xml:space="preserve">㈜영진공사 </w:t>
      </w:r>
      <w:proofErr w:type="spellStart"/>
      <w:r w:rsidR="001F7E52" w:rsidRPr="001F7E52">
        <w:rPr>
          <w:rFonts w:asciiTheme="minorHAnsi" w:eastAsiaTheme="minorHAnsi" w:hAnsiTheme="minorHAnsi" w:cs="Arial" w:hint="eastAsia"/>
          <w:sz w:val="20"/>
        </w:rPr>
        <w:t>아암</w:t>
      </w:r>
      <w:proofErr w:type="spellEnd"/>
      <w:r w:rsidR="001F7E52" w:rsidRPr="001F7E52">
        <w:rPr>
          <w:rFonts w:asciiTheme="minorHAnsi" w:eastAsiaTheme="minorHAnsi" w:hAnsiTheme="minorHAnsi" w:cs="Arial" w:hint="eastAsia"/>
          <w:sz w:val="20"/>
        </w:rPr>
        <w:t xml:space="preserve"> 제2보세 ODCY 자동화 게이트 및 재고관리 시스템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 구축</w:t>
      </w:r>
      <w:r w:rsidRPr="008B33DC">
        <w:rPr>
          <w:rFonts w:asciiTheme="minorHAnsi" w:eastAsiaTheme="minorHAnsi" w:hAnsiTheme="minorHAnsi" w:cs="Arial"/>
          <w:sz w:val="20"/>
        </w:rPr>
        <w:t>”</w:t>
      </w:r>
      <w:r w:rsidRPr="008B33DC">
        <w:rPr>
          <w:rFonts w:asciiTheme="minorHAnsi" w:eastAsiaTheme="minorHAnsi" w:hAnsiTheme="minorHAnsi" w:cs="Arial" w:hint="eastAsia"/>
          <w:sz w:val="20"/>
        </w:rPr>
        <w:t>에 있어서 오류 없는 시스템이 될 수 있도록, 시스템에 대한 품질보증을 통한 테스트 방안을 제시하며, 발생 가능한 결함을 조기에 발견하고 해결하여 사용자가 실제 운영환경에서 시스템에 대한 확신을 가지고 서비스를 이용하도록 시험방안을 수립한다.</w:t>
      </w:r>
    </w:p>
    <w:p w14:paraId="077816E1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</w:p>
    <w:p w14:paraId="25127AC0" w14:textId="5E60ADCB" w:rsidR="00496D3E" w:rsidRPr="008B33DC" w:rsidRDefault="00496D3E" w:rsidP="00496D3E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38" w:name="_Toc105506541"/>
      <w:r w:rsidRPr="008B33DC">
        <w:rPr>
          <w:rFonts w:asciiTheme="minorHAnsi" w:eastAsiaTheme="minorHAnsi" w:hAnsiTheme="minorHAnsi" w:hint="eastAsia"/>
        </w:rPr>
        <w:t>3.</w:t>
      </w:r>
      <w:r w:rsidR="001450F1">
        <w:rPr>
          <w:rFonts w:asciiTheme="minorHAnsi" w:eastAsiaTheme="minorHAnsi" w:hAnsiTheme="minorHAnsi"/>
        </w:rPr>
        <w:t>5</w:t>
      </w:r>
      <w:r w:rsidRPr="008B33DC">
        <w:rPr>
          <w:rFonts w:asciiTheme="minorHAnsi" w:eastAsiaTheme="minorHAnsi" w:hAnsiTheme="minorHAnsi" w:hint="eastAsia"/>
        </w:rPr>
        <w:t>.1 추진방향 및 주요사항</w:t>
      </w:r>
      <w:bookmarkEnd w:id="38"/>
    </w:p>
    <w:p w14:paraId="50FBD664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685C8E78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  <w:r w:rsidRPr="008B33DC">
        <w:rPr>
          <w:rFonts w:asciiTheme="minorHAnsi" w:eastAsiaTheme="minorHAnsi" w:hAnsiTheme="minorHAnsi" w:cs="Arial" w:hint="eastAsia"/>
          <w:b/>
        </w:rPr>
        <w:t>* 추진방향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801"/>
        <w:gridCol w:w="4194"/>
        <w:gridCol w:w="2097"/>
        <w:gridCol w:w="2245"/>
      </w:tblGrid>
      <w:tr w:rsidR="00496D3E" w:rsidRPr="008B33DC" w14:paraId="3EA6A2C3" w14:textId="77777777" w:rsidTr="00EA2D24">
        <w:trPr>
          <w:trHeight w:val="613"/>
        </w:trPr>
        <w:tc>
          <w:tcPr>
            <w:tcW w:w="1809" w:type="dxa"/>
            <w:shd w:val="clear" w:color="auto" w:fill="DDD9C3" w:themeFill="background2" w:themeFillShade="E6"/>
            <w:vAlign w:val="center"/>
          </w:tcPr>
          <w:p w14:paraId="41D2911F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구분</w:t>
            </w:r>
          </w:p>
        </w:tc>
        <w:tc>
          <w:tcPr>
            <w:tcW w:w="6379" w:type="dxa"/>
            <w:gridSpan w:val="2"/>
            <w:shd w:val="clear" w:color="auto" w:fill="DDD9C3" w:themeFill="background2" w:themeFillShade="E6"/>
            <w:vAlign w:val="center"/>
          </w:tcPr>
          <w:p w14:paraId="461631F2" w14:textId="250918FC" w:rsidR="00496D3E" w:rsidRPr="008B33DC" w:rsidRDefault="00251A40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spellStart"/>
            <w:r>
              <w:rPr>
                <w:rFonts w:asciiTheme="minorHAnsi" w:eastAsiaTheme="minorHAnsi" w:hAnsiTheme="minorHAnsi" w:cs="Arial" w:hint="eastAsia"/>
                <w:b/>
              </w:rPr>
              <w:t>수행</w:t>
            </w:r>
            <w:r w:rsidR="00496D3E" w:rsidRPr="008B33DC">
              <w:rPr>
                <w:rFonts w:asciiTheme="minorHAnsi" w:eastAsiaTheme="minorHAnsi" w:hAnsiTheme="minorHAnsi" w:cs="Arial" w:hint="eastAsia"/>
                <w:b/>
              </w:rPr>
              <w:t>사</w:t>
            </w:r>
            <w:proofErr w:type="spellEnd"/>
            <w:r w:rsidR="00496D3E" w:rsidRPr="008B33DC">
              <w:rPr>
                <w:rFonts w:asciiTheme="minorHAnsi" w:eastAsiaTheme="minorHAnsi" w:hAnsiTheme="minorHAnsi" w:cs="Arial" w:hint="eastAsia"/>
                <w:b/>
              </w:rPr>
              <w:t xml:space="preserve"> 및 공급업체</w:t>
            </w:r>
          </w:p>
        </w:tc>
        <w:tc>
          <w:tcPr>
            <w:tcW w:w="2268" w:type="dxa"/>
            <w:shd w:val="clear" w:color="auto" w:fill="DDD9C3" w:themeFill="background2" w:themeFillShade="E6"/>
            <w:vAlign w:val="center"/>
          </w:tcPr>
          <w:p w14:paraId="5C86E907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고객사</w:t>
            </w:r>
          </w:p>
        </w:tc>
      </w:tr>
      <w:tr w:rsidR="00496D3E" w:rsidRPr="008B33DC" w14:paraId="0724818B" w14:textId="77777777" w:rsidTr="00EA2D24">
        <w:trPr>
          <w:trHeight w:val="1105"/>
        </w:trPr>
        <w:tc>
          <w:tcPr>
            <w:tcW w:w="1809" w:type="dxa"/>
            <w:shd w:val="clear" w:color="auto" w:fill="F2F2F2" w:themeFill="background1" w:themeFillShade="F2"/>
            <w:vAlign w:val="center"/>
          </w:tcPr>
          <w:p w14:paraId="19BED7ED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하드웨어</w:t>
            </w:r>
          </w:p>
        </w:tc>
        <w:tc>
          <w:tcPr>
            <w:tcW w:w="4253" w:type="dxa"/>
          </w:tcPr>
          <w:p w14:paraId="496E64B5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47FD8E19" wp14:editId="65412A59">
                      <wp:simplePos x="0" y="0"/>
                      <wp:positionH relativeFrom="column">
                        <wp:posOffset>1076798</wp:posOffset>
                      </wp:positionH>
                      <wp:positionV relativeFrom="paragraph">
                        <wp:posOffset>337185</wp:posOffset>
                      </wp:positionV>
                      <wp:extent cx="381000" cy="0"/>
                      <wp:effectExtent l="0" t="76200" r="19050" b="95250"/>
                      <wp:wrapNone/>
                      <wp:docPr id="14" name="직선 화살표 연결선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81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B5B707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14" o:spid="_x0000_s1026" type="#_x0000_t32" style="position:absolute;left:0;text-align:left;margin-left:84.8pt;margin-top:26.55pt;width:30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" strokecolor="#4579b8 [3044]">
                      <v:stroke endarrow="block"/>
                    </v:shape>
                  </w:pict>
                </mc:Fallback>
              </mc:AlternateContent>
            </w: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0832" behindDoc="0" locked="0" layoutInCell="1" allowOverlap="1" wp14:anchorId="10028D4C" wp14:editId="4CF364D7">
                      <wp:simplePos x="0" y="0"/>
                      <wp:positionH relativeFrom="column">
                        <wp:posOffset>2388870</wp:posOffset>
                      </wp:positionH>
                      <wp:positionV relativeFrom="paragraph">
                        <wp:posOffset>326390</wp:posOffset>
                      </wp:positionV>
                      <wp:extent cx="876300" cy="190500"/>
                      <wp:effectExtent l="0" t="0" r="76200" b="57150"/>
                      <wp:wrapNone/>
                      <wp:docPr id="16" name="자유형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190500"/>
                              </a:xfrm>
                              <a:custGeom>
                                <a:avLst/>
                                <a:gdLst>
                                  <a:gd name="connsiteX0" fmla="*/ 0 w 876300"/>
                                  <a:gd name="connsiteY0" fmla="*/ 0 h 190500"/>
                                  <a:gd name="connsiteX1" fmla="*/ 876300 w 876300"/>
                                  <a:gd name="connsiteY1" fmla="*/ 0 h 190500"/>
                                  <a:gd name="connsiteX2" fmla="*/ 876300 w 876300"/>
                                  <a:gd name="connsiteY2" fmla="*/ 190500 h 1905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876300" h="190500">
                                    <a:moveTo>
                                      <a:pt x="0" y="0"/>
                                    </a:moveTo>
                                    <a:lnTo>
                                      <a:pt x="876300" y="0"/>
                                    </a:lnTo>
                                    <a:lnTo>
                                      <a:pt x="876300" y="19050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2408A1C" id="자유형 16" o:spid="_x0000_s1026" style="position:absolute;left:0;text-align:left;margin-left:188.1pt;margin-top:25.7pt;width:69pt;height:1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63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" path="m,l876300,r,190500e" filled="f" strokecolor="#243f60 [1604]">
                      <v:stroke endarrow="block"/>
                      <v:path arrowok="t" o:connecttype="custom" o:connectlocs="0,0;876300,0;876300,190500" o:connectangles="0,0,0"/>
                    </v:shape>
                  </w:pict>
                </mc:Fallback>
              </mc:AlternateContent>
            </w: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28544" behindDoc="0" locked="0" layoutInCell="1" allowOverlap="1" wp14:anchorId="307069D8" wp14:editId="63993FDC">
                      <wp:simplePos x="0" y="0"/>
                      <wp:positionH relativeFrom="column">
                        <wp:posOffset>1445895</wp:posOffset>
                      </wp:positionH>
                      <wp:positionV relativeFrom="paragraph">
                        <wp:posOffset>164465</wp:posOffset>
                      </wp:positionV>
                      <wp:extent cx="923925" cy="333375"/>
                      <wp:effectExtent l="57150" t="57150" r="142875" b="161925"/>
                      <wp:wrapNone/>
                      <wp:docPr id="8" name="모서리가 둥근 직사각형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333375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2B124D" w14:textId="77777777" w:rsidR="00346C77" w:rsidRPr="00BF3534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 w:rsidRPr="00BF3534">
                                    <w:rPr>
                                      <w:rFonts w:ascii="맑은 고딕" w:eastAsia="맑은 고딕" w:hAnsi="맑은 고딕" w:hint="eastAsia"/>
                                    </w:rPr>
                                    <w:t>설치</w:t>
                                  </w: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테스트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07069D8" id="모서리가 둥근 직사각형 8" o:spid="_x0000_s1026" style="position:absolute;left:0;text-align:left;margin-left:113.85pt;margin-top:12.95pt;width:72.75pt;height:26.2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" fillcolor="#4f81bd [3204]" strokecolor="#8db3e2 [1311]" strokeweight=".25pt">
                      <v:shadow on="t" color="black" opacity="19660f" offset=".552mm,.73253mm"/>
                      <v:textbox>
                        <w:txbxContent>
                          <w:p w14:paraId="372B124D" w14:textId="77777777" w:rsidR="00346C77" w:rsidRPr="00BF3534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 w:rsidRPr="00BF3534">
                              <w:rPr>
                                <w:rFonts w:ascii="맑은 고딕" w:eastAsia="맑은 고딕" w:hAnsi="맑은 고딕" w:hint="eastAsia"/>
                              </w:rPr>
                              <w:t>설치</w:t>
                            </w: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테스트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26496" behindDoc="0" locked="0" layoutInCell="1" allowOverlap="1" wp14:anchorId="0933C433" wp14:editId="21FA93DF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23925" cy="333375"/>
                      <wp:effectExtent l="57150" t="57150" r="142875" b="161925"/>
                      <wp:wrapNone/>
                      <wp:docPr id="7" name="모서리가 둥근 직사각형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333375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F7EBB4" w14:textId="77777777" w:rsidR="00346C77" w:rsidRPr="00BF3534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 w:rsidRPr="00BF3534">
                                    <w:rPr>
                                      <w:rFonts w:ascii="맑은 고딕" w:eastAsia="맑은 고딕" w:hAnsi="맑은 고딕" w:hint="eastAsia"/>
                                    </w:rPr>
                                    <w:t>설치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933C433" id="모서리가 둥근 직사각형 7" o:spid="_x0000_s1027" style="position:absolute;left:0;text-align:left;margin-left:11.1pt;margin-top:12.95pt;width:72.75pt;height:26.2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" fillcolor="#4f81bd [3204]" strokecolor="#8db3e2 [1311]" strokeweight=".25pt">
                      <v:shadow on="t" color="black" opacity="19660f" offset=".552mm,.73253mm"/>
                      <v:textbox>
                        <w:txbxContent>
                          <w:p w14:paraId="1AF7EBB4" w14:textId="77777777" w:rsidR="00346C77" w:rsidRPr="00BF3534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 w:rsidRPr="00BF3534">
                              <w:rPr>
                                <w:rFonts w:ascii="맑은 고딕" w:eastAsia="맑은 고딕" w:hAnsi="맑은 고딕" w:hint="eastAsia"/>
                              </w:rPr>
                              <w:t>설치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126" w:type="dxa"/>
            <w:vMerge w:val="restart"/>
          </w:tcPr>
          <w:p w14:paraId="2B1A43C7" w14:textId="42F5CEED" w:rsidR="00496D3E" w:rsidRPr="008B33DC" w:rsidRDefault="00811AAB" w:rsidP="00EA2D24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18EC7A1F" wp14:editId="3E2E3B35">
                      <wp:simplePos x="0" y="0"/>
                      <wp:positionH relativeFrom="column">
                        <wp:posOffset>1092200</wp:posOffset>
                      </wp:positionH>
                      <wp:positionV relativeFrom="paragraph">
                        <wp:posOffset>688340</wp:posOffset>
                      </wp:positionV>
                      <wp:extent cx="381000" cy="0"/>
                      <wp:effectExtent l="0" t="76200" r="19050" b="95250"/>
                      <wp:wrapNone/>
                      <wp:docPr id="15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81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885132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15" o:spid="_x0000_s1026" type="#_x0000_t32" style="position:absolute;left:0;text-align:left;margin-left:86pt;margin-top:54.2pt;width:30pt;height:0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" strokecolor="#4579b8 [3044]">
                      <v:stroke endarrow="block"/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4688" behindDoc="0" locked="0" layoutInCell="1" allowOverlap="1" wp14:anchorId="0892A4EA" wp14:editId="798D16E2">
                      <wp:simplePos x="0" y="0"/>
                      <wp:positionH relativeFrom="column">
                        <wp:posOffset>126365</wp:posOffset>
                      </wp:positionH>
                      <wp:positionV relativeFrom="paragraph">
                        <wp:posOffset>526415</wp:posOffset>
                      </wp:positionV>
                      <wp:extent cx="923925" cy="333375"/>
                      <wp:effectExtent l="57150" t="57150" r="123825" b="142875"/>
                      <wp:wrapNone/>
                      <wp:docPr id="11" name="모서리가 둥근 직사각형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333375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AFD5F00" w14:textId="77777777" w:rsidR="00346C77" w:rsidRPr="00BF3534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 w:rsidRPr="00BF3534">
                                    <w:rPr>
                                      <w:rFonts w:ascii="맑은 고딕" w:eastAsia="맑은 고딕" w:hAnsi="맑은 고딕" w:hint="eastAsia"/>
                                    </w:rPr>
                                    <w:t>통합</w:t>
                                  </w: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테스트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92A4EA" id="모서리가 둥근 직사각형 11" o:spid="_x0000_s1028" style="position:absolute;left:0;text-align:left;margin-left:9.95pt;margin-top:41.45pt;width:72.75pt;height:26.2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" fillcolor="#4f81bd [3204]" strokecolor="#8db3e2 [1311]" strokeweight=".25pt">
                      <v:shadow on="t" color="black" opacity="19660f" offset=".552mm,.73253mm"/>
                      <v:textbox>
                        <w:txbxContent>
                          <w:p w14:paraId="6AFD5F00" w14:textId="77777777" w:rsidR="00346C77" w:rsidRPr="00BF3534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 w:rsidRPr="00BF3534">
                              <w:rPr>
                                <w:rFonts w:ascii="맑은 고딕" w:eastAsia="맑은 고딕" w:hAnsi="맑은 고딕" w:hint="eastAsia"/>
                              </w:rPr>
                              <w:t>통합</w:t>
                            </w: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테스트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268" w:type="dxa"/>
            <w:vMerge w:val="restart"/>
          </w:tcPr>
          <w:p w14:paraId="29A702D5" w14:textId="01CD7B0A" w:rsidR="00496D3E" w:rsidRPr="008B33DC" w:rsidRDefault="00496D3E" w:rsidP="00EA2D24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6736" behindDoc="0" locked="0" layoutInCell="1" allowOverlap="1" wp14:anchorId="6CBFBF1B" wp14:editId="4702B9D3">
                      <wp:simplePos x="0" y="0"/>
                      <wp:positionH relativeFrom="column">
                        <wp:posOffset>107315</wp:posOffset>
                      </wp:positionH>
                      <wp:positionV relativeFrom="paragraph">
                        <wp:posOffset>527685</wp:posOffset>
                      </wp:positionV>
                      <wp:extent cx="1152525" cy="342900"/>
                      <wp:effectExtent l="57150" t="57150" r="142875" b="133350"/>
                      <wp:wrapNone/>
                      <wp:docPr id="13" name="모서리가 둥근 직사각형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2525" cy="342900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D227C2C" w14:textId="48B71C77" w:rsidR="00346C77" w:rsidRPr="00BF3534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 w:rsidRPr="00BF3534">
                                    <w:rPr>
                                      <w:rFonts w:ascii="맑은 고딕" w:eastAsia="맑은 고딕" w:hAnsi="맑은 고딕" w:hint="eastAsia"/>
                                    </w:rPr>
                                    <w:t>운영</w:t>
                                  </w: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(안정화)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BFBF1B" id="모서리가 둥근 직사각형 13" o:spid="_x0000_s1029" style="position:absolute;left:0;text-align:left;margin-left:8.45pt;margin-top:41.55pt;width:90.75pt;height:27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" fillcolor="#4f81bd [3204]" strokecolor="#8db3e2 [1311]" strokeweight=".25pt">
                      <v:shadow on="t" color="black" opacity="19660f" offset=".552mm,.73253mm"/>
                      <v:textbox>
                        <w:txbxContent>
                          <w:p w14:paraId="4D227C2C" w14:textId="48B71C77" w:rsidR="00346C77" w:rsidRPr="00BF3534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 w:rsidRPr="00BF3534">
                              <w:rPr>
                                <w:rFonts w:ascii="맑은 고딕" w:eastAsia="맑은 고딕" w:hAnsi="맑은 고딕" w:hint="eastAsia"/>
                              </w:rPr>
                              <w:t>운영</w:t>
                            </w: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(안정화)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:rsidR="00496D3E" w:rsidRPr="008B33DC" w14:paraId="3C04F5F3" w14:textId="77777777" w:rsidTr="00EA2D24">
        <w:trPr>
          <w:trHeight w:val="1120"/>
        </w:trPr>
        <w:tc>
          <w:tcPr>
            <w:tcW w:w="1809" w:type="dxa"/>
            <w:shd w:val="clear" w:color="auto" w:fill="F2F2F2" w:themeFill="background1" w:themeFillShade="F2"/>
            <w:vAlign w:val="center"/>
          </w:tcPr>
          <w:p w14:paraId="1E8A7502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소프트웨어</w:t>
            </w:r>
          </w:p>
        </w:tc>
        <w:tc>
          <w:tcPr>
            <w:tcW w:w="4253" w:type="dxa"/>
          </w:tcPr>
          <w:p w14:paraId="40B79A74" w14:textId="3F74C91E" w:rsidR="00496D3E" w:rsidRPr="008B33DC" w:rsidRDefault="00496D3E" w:rsidP="00EA2D24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67A2C55B" wp14:editId="11B8FCD1">
                      <wp:simplePos x="0" y="0"/>
                      <wp:positionH relativeFrom="column">
                        <wp:posOffset>2407920</wp:posOffset>
                      </wp:positionH>
                      <wp:positionV relativeFrom="paragraph">
                        <wp:posOffset>151765</wp:posOffset>
                      </wp:positionV>
                      <wp:extent cx="876300" cy="190500"/>
                      <wp:effectExtent l="0" t="38100" r="76200" b="19050"/>
                      <wp:wrapNone/>
                      <wp:docPr id="17" name="자유형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876300" cy="190500"/>
                              </a:xfrm>
                              <a:custGeom>
                                <a:avLst/>
                                <a:gdLst>
                                  <a:gd name="connsiteX0" fmla="*/ 0 w 876300"/>
                                  <a:gd name="connsiteY0" fmla="*/ 0 h 190500"/>
                                  <a:gd name="connsiteX1" fmla="*/ 876300 w 876300"/>
                                  <a:gd name="connsiteY1" fmla="*/ 0 h 190500"/>
                                  <a:gd name="connsiteX2" fmla="*/ 876300 w 876300"/>
                                  <a:gd name="connsiteY2" fmla="*/ 190500 h 1905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876300" h="190500">
                                    <a:moveTo>
                                      <a:pt x="0" y="0"/>
                                    </a:moveTo>
                                    <a:lnTo>
                                      <a:pt x="876300" y="0"/>
                                    </a:lnTo>
                                    <a:lnTo>
                                      <a:pt x="876300" y="19050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DEE066" id="자유형 17" o:spid="_x0000_s1026" style="position:absolute;left:0;text-align:left;margin-left:189.6pt;margin-top:11.95pt;width:69pt;height:15pt;flip:y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63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" path="m,l876300,r,190500e" filled="f" strokecolor="#243f60 [1604]">
                      <v:stroke endarrow="block"/>
                      <v:path arrowok="t" o:connecttype="custom" o:connectlocs="0,0;876300,0;876300,190500" o:connectangles="0,0,0"/>
                    </v:shape>
                  </w:pict>
                </mc:Fallback>
              </mc:AlternateContent>
            </w: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2640" behindDoc="0" locked="0" layoutInCell="1" allowOverlap="1" wp14:anchorId="7CEEC715" wp14:editId="6F585C13">
                      <wp:simplePos x="0" y="0"/>
                      <wp:positionH relativeFrom="column">
                        <wp:posOffset>1455420</wp:posOffset>
                      </wp:positionH>
                      <wp:positionV relativeFrom="paragraph">
                        <wp:posOffset>161290</wp:posOffset>
                      </wp:positionV>
                      <wp:extent cx="923925" cy="333375"/>
                      <wp:effectExtent l="57150" t="57150" r="142875" b="161925"/>
                      <wp:wrapNone/>
                      <wp:docPr id="10" name="모서리가 둥근 직사각형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333375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F20281F" w14:textId="77777777" w:rsidR="00346C77" w:rsidRPr="00BF3534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 w:rsidRPr="00BF3534">
                                    <w:rPr>
                                      <w:rFonts w:ascii="맑은 고딕" w:eastAsia="맑은 고딕" w:hAnsi="맑은 고딕" w:hint="eastAsia"/>
                                    </w:rPr>
                                    <w:t>단</w:t>
                                  </w: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위테스트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CEEC715" id="모서리가 둥근 직사각형 10" o:spid="_x0000_s1030" style="position:absolute;left:0;text-align:left;margin-left:114.6pt;margin-top:12.7pt;width:72.75pt;height:26.2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" fillcolor="#4f81bd [3204]" strokecolor="#8db3e2 [1311]" strokeweight=".25pt">
                      <v:shadow on="t" color="black" opacity="19660f" offset=".552mm,.73253mm"/>
                      <v:textbox>
                        <w:txbxContent>
                          <w:p w14:paraId="5F20281F" w14:textId="77777777" w:rsidR="00346C77" w:rsidRPr="00BF3534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 w:rsidRPr="00BF3534">
                              <w:rPr>
                                <w:rFonts w:ascii="맑은 고딕" w:eastAsia="맑은 고딕" w:hAnsi="맑은 고딕" w:hint="eastAsia"/>
                              </w:rPr>
                              <w:t>단</w:t>
                            </w: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위테스트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0592" behindDoc="0" locked="0" layoutInCell="1" allowOverlap="1" wp14:anchorId="2BD13107" wp14:editId="13529138">
                      <wp:simplePos x="0" y="0"/>
                      <wp:positionH relativeFrom="column">
                        <wp:posOffset>150495</wp:posOffset>
                      </wp:positionH>
                      <wp:positionV relativeFrom="paragraph">
                        <wp:posOffset>161290</wp:posOffset>
                      </wp:positionV>
                      <wp:extent cx="923925" cy="333375"/>
                      <wp:effectExtent l="57150" t="57150" r="142875" b="161925"/>
                      <wp:wrapNone/>
                      <wp:docPr id="9" name="모서리가 둥근 직사각형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333375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1533B0" w14:textId="77777777" w:rsidR="00346C77" w:rsidRPr="00BF3534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 w:rsidRPr="00BF3534">
                                    <w:rPr>
                                      <w:rFonts w:ascii="맑은 고딕" w:eastAsia="맑은 고딕" w:hAnsi="맑은 고딕" w:hint="eastAsia"/>
                                    </w:rPr>
                                    <w:t>개발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D13107" id="모서리가 둥근 직사각형 9" o:spid="_x0000_s1031" style="position:absolute;left:0;text-align:left;margin-left:11.85pt;margin-top:12.7pt;width:72.75pt;height:26.2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" fillcolor="#4f81bd [3204]" strokecolor="#8db3e2 [1311]" strokeweight=".25pt">
                      <v:shadow on="t" color="black" opacity="19660f" offset=".552mm,.73253mm"/>
                      <v:textbox>
                        <w:txbxContent>
                          <w:p w14:paraId="531533B0" w14:textId="77777777" w:rsidR="00346C77" w:rsidRPr="00BF3534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 w:rsidRPr="00BF3534">
                              <w:rPr>
                                <w:rFonts w:ascii="맑은 고딕" w:eastAsia="맑은 고딕" w:hAnsi="맑은 고딕" w:hint="eastAsia"/>
                              </w:rPr>
                              <w:t>개발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126" w:type="dxa"/>
            <w:vMerge/>
          </w:tcPr>
          <w:p w14:paraId="5EAD2DFA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2268" w:type="dxa"/>
            <w:vMerge/>
          </w:tcPr>
          <w:p w14:paraId="34C9C7DB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</w:rPr>
            </w:pPr>
          </w:p>
        </w:tc>
      </w:tr>
    </w:tbl>
    <w:p w14:paraId="255C3981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5E16D59D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  <w:r w:rsidRPr="008B33DC">
        <w:rPr>
          <w:rFonts w:asciiTheme="minorHAnsi" w:eastAsiaTheme="minorHAnsi" w:hAnsiTheme="minorHAnsi" w:cs="Arial" w:hint="eastAsia"/>
          <w:b/>
        </w:rPr>
        <w:t>* 주요사항</w:t>
      </w:r>
    </w:p>
    <w:tbl>
      <w:tblPr>
        <w:tblW w:w="1046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84"/>
        <w:gridCol w:w="1738"/>
        <w:gridCol w:w="4536"/>
        <w:gridCol w:w="2410"/>
      </w:tblGrid>
      <w:tr w:rsidR="00496D3E" w:rsidRPr="008B33DC" w14:paraId="1503D03D" w14:textId="77777777" w:rsidTr="00EA2D24">
        <w:trPr>
          <w:trHeight w:val="160"/>
        </w:trPr>
        <w:tc>
          <w:tcPr>
            <w:tcW w:w="178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D0DDA61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분류</w:t>
            </w:r>
          </w:p>
        </w:tc>
        <w:tc>
          <w:tcPr>
            <w:tcW w:w="1738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7F75C3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구분</w:t>
            </w:r>
          </w:p>
        </w:tc>
        <w:tc>
          <w:tcPr>
            <w:tcW w:w="453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FD567FF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주요점검사항</w:t>
            </w:r>
          </w:p>
        </w:tc>
        <w:tc>
          <w:tcPr>
            <w:tcW w:w="241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9037747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시기</w:t>
            </w:r>
          </w:p>
        </w:tc>
      </w:tr>
      <w:tr w:rsidR="00496D3E" w:rsidRPr="008B33DC" w14:paraId="27EAAE79" w14:textId="77777777" w:rsidTr="00EA2D24">
        <w:trPr>
          <w:trHeight w:val="1475"/>
        </w:trPr>
        <w:tc>
          <w:tcPr>
            <w:tcW w:w="178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5867EF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하드웨어</w:t>
            </w:r>
          </w:p>
        </w:tc>
        <w:tc>
          <w:tcPr>
            <w:tcW w:w="1738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98295F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설치테스트</w:t>
            </w:r>
          </w:p>
        </w:tc>
        <w:tc>
          <w:tcPr>
            <w:tcW w:w="453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877EA6A" w14:textId="77777777" w:rsidR="00496D3E" w:rsidRPr="008B33DC" w:rsidRDefault="00496D3E" w:rsidP="0060599E">
            <w:pPr>
              <w:numPr>
                <w:ilvl w:val="0"/>
                <w:numId w:val="35"/>
              </w:numPr>
              <w:tabs>
                <w:tab w:val="clear" w:pos="720"/>
                <w:tab w:val="num" w:pos="306"/>
              </w:tabs>
              <w:wordWrap/>
              <w:adjustRightInd w:val="0"/>
              <w:spacing w:line="240" w:lineRule="atLeast"/>
              <w:ind w:left="447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장애검증</w:t>
            </w:r>
          </w:p>
          <w:p w14:paraId="0B68DA99" w14:textId="77777777" w:rsidR="00496D3E" w:rsidRPr="008B33DC" w:rsidRDefault="00496D3E" w:rsidP="0060599E">
            <w:pPr>
              <w:numPr>
                <w:ilvl w:val="0"/>
                <w:numId w:val="35"/>
              </w:numPr>
              <w:tabs>
                <w:tab w:val="clear" w:pos="720"/>
                <w:tab w:val="num" w:pos="306"/>
              </w:tabs>
              <w:wordWrap/>
              <w:adjustRightInd w:val="0"/>
              <w:spacing w:line="240" w:lineRule="atLeast"/>
              <w:ind w:left="447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상호 </w:t>
            </w:r>
            <w:proofErr w:type="spellStart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운용성</w:t>
            </w:r>
            <w:proofErr w:type="spellEnd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검증</w:t>
            </w:r>
          </w:p>
          <w:p w14:paraId="5096DD3F" w14:textId="77777777" w:rsidR="00496D3E" w:rsidRPr="008B33DC" w:rsidRDefault="00496D3E" w:rsidP="0060599E">
            <w:pPr>
              <w:numPr>
                <w:ilvl w:val="0"/>
                <w:numId w:val="35"/>
              </w:numPr>
              <w:tabs>
                <w:tab w:val="clear" w:pos="720"/>
                <w:tab w:val="num" w:pos="306"/>
              </w:tabs>
              <w:wordWrap/>
              <w:adjustRightInd w:val="0"/>
              <w:spacing w:line="240" w:lineRule="atLeast"/>
              <w:ind w:left="447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소프트웨어 설치 검사</w:t>
            </w:r>
          </w:p>
          <w:p w14:paraId="46B2A688" w14:textId="77777777" w:rsidR="00496D3E" w:rsidRPr="008B33DC" w:rsidRDefault="00496D3E" w:rsidP="0060599E">
            <w:pPr>
              <w:numPr>
                <w:ilvl w:val="0"/>
                <w:numId w:val="35"/>
              </w:numPr>
              <w:tabs>
                <w:tab w:val="clear" w:pos="720"/>
                <w:tab w:val="num" w:pos="306"/>
              </w:tabs>
              <w:wordWrap/>
              <w:adjustRightInd w:val="0"/>
              <w:spacing w:line="240" w:lineRule="atLeast"/>
              <w:ind w:left="447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기본 기능 검사</w:t>
            </w:r>
          </w:p>
        </w:tc>
        <w:tc>
          <w:tcPr>
            <w:tcW w:w="241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AB97C8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설치 후</w:t>
            </w:r>
          </w:p>
        </w:tc>
      </w:tr>
      <w:tr w:rsidR="00496D3E" w:rsidRPr="008B33DC" w14:paraId="4A9CF5F4" w14:textId="77777777" w:rsidTr="00EA2D24">
        <w:trPr>
          <w:trHeight w:val="1101"/>
        </w:trPr>
        <w:tc>
          <w:tcPr>
            <w:tcW w:w="1784" w:type="dxa"/>
            <w:vMerge w:val="restart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1341120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소프트웨어</w:t>
            </w:r>
          </w:p>
        </w:tc>
        <w:tc>
          <w:tcPr>
            <w:tcW w:w="1738" w:type="dxa"/>
            <w:tcBorders>
              <w:top w:val="single" w:sz="4" w:space="0" w:color="969696"/>
              <w:left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581E92A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단위테스트</w:t>
            </w:r>
          </w:p>
        </w:tc>
        <w:tc>
          <w:tcPr>
            <w:tcW w:w="4536" w:type="dxa"/>
            <w:tcBorders>
              <w:top w:val="single" w:sz="4" w:space="0" w:color="969696"/>
              <w:left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3DAE9DF" w14:textId="77777777" w:rsidR="00496D3E" w:rsidRPr="008B33DC" w:rsidRDefault="00496D3E" w:rsidP="0060599E">
            <w:pPr>
              <w:numPr>
                <w:ilvl w:val="0"/>
                <w:numId w:val="36"/>
              </w:numPr>
              <w:tabs>
                <w:tab w:val="clear" w:pos="720"/>
                <w:tab w:val="num" w:pos="306"/>
              </w:tabs>
              <w:wordWrap/>
              <w:adjustRightInd w:val="0"/>
              <w:spacing w:line="240" w:lineRule="atLeast"/>
              <w:ind w:left="447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단위 프로그램 별 기능 검사</w:t>
            </w:r>
          </w:p>
          <w:p w14:paraId="504ABBFE" w14:textId="77777777" w:rsidR="00496D3E" w:rsidRPr="008B33DC" w:rsidRDefault="00496D3E" w:rsidP="0060599E">
            <w:pPr>
              <w:numPr>
                <w:ilvl w:val="0"/>
                <w:numId w:val="36"/>
              </w:numPr>
              <w:tabs>
                <w:tab w:val="clear" w:pos="720"/>
                <w:tab w:val="num" w:pos="306"/>
              </w:tabs>
              <w:wordWrap/>
              <w:adjustRightInd w:val="0"/>
              <w:spacing w:line="240" w:lineRule="atLeast"/>
              <w:ind w:left="447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타 시스템과 연계검사, 기본 기능 점검</w:t>
            </w:r>
          </w:p>
        </w:tc>
        <w:tc>
          <w:tcPr>
            <w:tcW w:w="2410" w:type="dxa"/>
            <w:vMerge w:val="restart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1AF103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단계별 해당 태스크 종료 시</w:t>
            </w:r>
          </w:p>
        </w:tc>
      </w:tr>
      <w:tr w:rsidR="00496D3E" w:rsidRPr="008B33DC" w14:paraId="7738B5A5" w14:textId="77777777" w:rsidTr="00EA2D24">
        <w:trPr>
          <w:trHeight w:val="772"/>
        </w:trPr>
        <w:tc>
          <w:tcPr>
            <w:tcW w:w="0" w:type="auto"/>
            <w:vMerge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vAlign w:val="center"/>
            <w:hideMark/>
          </w:tcPr>
          <w:p w14:paraId="029460C5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</w:p>
        </w:tc>
        <w:tc>
          <w:tcPr>
            <w:tcW w:w="1738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115111DA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통합테스트</w:t>
            </w:r>
          </w:p>
        </w:tc>
        <w:tc>
          <w:tcPr>
            <w:tcW w:w="453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6E269915" w14:textId="77777777" w:rsidR="00496D3E" w:rsidRPr="008B33DC" w:rsidRDefault="00496D3E" w:rsidP="0060599E">
            <w:pPr>
              <w:numPr>
                <w:ilvl w:val="0"/>
                <w:numId w:val="37"/>
              </w:numPr>
              <w:tabs>
                <w:tab w:val="clear" w:pos="720"/>
                <w:tab w:val="num" w:pos="306"/>
              </w:tabs>
              <w:wordWrap/>
              <w:adjustRightInd w:val="0"/>
              <w:spacing w:line="240" w:lineRule="atLeast"/>
              <w:ind w:left="447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업무별 기능 및 성능 검사</w:t>
            </w:r>
          </w:p>
        </w:tc>
        <w:tc>
          <w:tcPr>
            <w:tcW w:w="2410" w:type="dxa"/>
            <w:vMerge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vAlign w:val="center"/>
            <w:hideMark/>
          </w:tcPr>
          <w:p w14:paraId="59CBB702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</w:p>
        </w:tc>
      </w:tr>
    </w:tbl>
    <w:p w14:paraId="559D66B0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</w:p>
    <w:p w14:paraId="12794F92" w14:textId="77777777" w:rsidR="00496D3E" w:rsidRPr="008B33DC" w:rsidRDefault="00496D3E" w:rsidP="00496D3E">
      <w:pPr>
        <w:widowControl/>
        <w:wordWrap/>
        <w:jc w:val="left"/>
        <w:rPr>
          <w:rFonts w:asciiTheme="minorHAnsi" w:eastAsiaTheme="minorHAnsi" w:hAnsiTheme="minorHAnsi" w:cs="Arial"/>
        </w:rPr>
      </w:pPr>
      <w:r w:rsidRPr="008B33DC">
        <w:rPr>
          <w:rFonts w:asciiTheme="minorHAnsi" w:eastAsiaTheme="minorHAnsi" w:hAnsiTheme="minorHAnsi" w:cs="Arial"/>
        </w:rPr>
        <w:br w:type="page"/>
      </w:r>
    </w:p>
    <w:p w14:paraId="52EE6184" w14:textId="72B4726B" w:rsidR="00496D3E" w:rsidRPr="008B33DC" w:rsidRDefault="00496D3E" w:rsidP="00496D3E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39" w:name="_Toc105506542"/>
      <w:r w:rsidRPr="008B33DC">
        <w:rPr>
          <w:rFonts w:asciiTheme="minorHAnsi" w:eastAsiaTheme="minorHAnsi" w:hAnsiTheme="minorHAnsi" w:hint="eastAsia"/>
        </w:rPr>
        <w:lastRenderedPageBreak/>
        <w:t>3.</w:t>
      </w:r>
      <w:r w:rsidR="001450F1">
        <w:rPr>
          <w:rFonts w:asciiTheme="minorHAnsi" w:eastAsiaTheme="minorHAnsi" w:hAnsiTheme="minorHAnsi"/>
        </w:rPr>
        <w:t>5</w:t>
      </w:r>
      <w:r w:rsidRPr="008B33DC">
        <w:rPr>
          <w:rFonts w:asciiTheme="minorHAnsi" w:eastAsiaTheme="minorHAnsi" w:hAnsiTheme="minorHAnsi" w:hint="eastAsia"/>
        </w:rPr>
        <w:t>.2 테스트 내용 및 절차</w:t>
      </w:r>
      <w:bookmarkEnd w:id="39"/>
    </w:p>
    <w:p w14:paraId="1E1FD7C0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</w:p>
    <w:p w14:paraId="46A4AF93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  <w:r w:rsidRPr="008B33DC">
        <w:rPr>
          <w:rFonts w:asciiTheme="minorHAnsi" w:eastAsiaTheme="minorHAnsi" w:hAnsiTheme="minorHAnsi" w:cs="Arial" w:hint="eastAsia"/>
          <w:b/>
        </w:rPr>
        <w:t>* 테스트 내용</w:t>
      </w:r>
    </w:p>
    <w:tbl>
      <w:tblPr>
        <w:tblW w:w="1046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22"/>
        <w:gridCol w:w="5294"/>
        <w:gridCol w:w="2126"/>
        <w:gridCol w:w="2126"/>
      </w:tblGrid>
      <w:tr w:rsidR="00496D3E" w:rsidRPr="008B33DC" w14:paraId="53CD2B8D" w14:textId="77777777" w:rsidTr="00EA2D24">
        <w:trPr>
          <w:trHeight w:val="422"/>
        </w:trPr>
        <w:tc>
          <w:tcPr>
            <w:tcW w:w="922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6F0778A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분류</w:t>
            </w:r>
          </w:p>
        </w:tc>
        <w:tc>
          <w:tcPr>
            <w:tcW w:w="529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226BA81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시험내용</w:t>
            </w:r>
          </w:p>
        </w:tc>
        <w:tc>
          <w:tcPr>
            <w:tcW w:w="212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2CDCABE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참가인력</w:t>
            </w:r>
          </w:p>
        </w:tc>
        <w:tc>
          <w:tcPr>
            <w:tcW w:w="212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E7B9BC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데이터</w:t>
            </w:r>
          </w:p>
        </w:tc>
      </w:tr>
      <w:tr w:rsidR="00496D3E" w:rsidRPr="008B33DC" w14:paraId="55C72ECD" w14:textId="77777777" w:rsidTr="00EA2D24">
        <w:trPr>
          <w:trHeight w:val="1082"/>
        </w:trPr>
        <w:tc>
          <w:tcPr>
            <w:tcW w:w="922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0C9A4A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단위</w:t>
            </w:r>
          </w:p>
          <w:p w14:paraId="5B87C918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테스트</w:t>
            </w:r>
          </w:p>
        </w:tc>
        <w:tc>
          <w:tcPr>
            <w:tcW w:w="529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33A911D" w14:textId="77777777" w:rsidR="00496D3E" w:rsidRPr="008B33DC" w:rsidRDefault="00496D3E" w:rsidP="0060599E">
            <w:pPr>
              <w:numPr>
                <w:ilvl w:val="0"/>
                <w:numId w:val="38"/>
              </w:numPr>
              <w:tabs>
                <w:tab w:val="clear" w:pos="720"/>
                <w:tab w:val="num" w:pos="212"/>
              </w:tabs>
              <w:wordWrap/>
              <w:adjustRightInd w:val="0"/>
              <w:spacing w:line="240" w:lineRule="atLeast"/>
              <w:ind w:left="3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어플리케이션 소프트웨어의 가장 작은 구성요소인 단위 프로그램에 대한 테스트</w:t>
            </w:r>
          </w:p>
          <w:p w14:paraId="78DDB9FB" w14:textId="77777777" w:rsidR="00496D3E" w:rsidRPr="008B33DC" w:rsidRDefault="00496D3E" w:rsidP="0060599E">
            <w:pPr>
              <w:numPr>
                <w:ilvl w:val="0"/>
                <w:numId w:val="38"/>
              </w:numPr>
              <w:tabs>
                <w:tab w:val="clear" w:pos="720"/>
                <w:tab w:val="num" w:pos="212"/>
              </w:tabs>
              <w:wordWrap/>
              <w:adjustRightInd w:val="0"/>
              <w:spacing w:line="240" w:lineRule="atLeast"/>
              <w:ind w:left="3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모듈에 대한 코딩이 끝난 시점에서 실시</w:t>
            </w:r>
          </w:p>
          <w:p w14:paraId="6D34D815" w14:textId="77777777" w:rsidR="00496D3E" w:rsidRPr="008B33DC" w:rsidRDefault="00496D3E" w:rsidP="0060599E">
            <w:pPr>
              <w:numPr>
                <w:ilvl w:val="0"/>
                <w:numId w:val="38"/>
              </w:numPr>
              <w:tabs>
                <w:tab w:val="clear" w:pos="720"/>
                <w:tab w:val="num" w:pos="212"/>
              </w:tabs>
              <w:wordWrap/>
              <w:adjustRightInd w:val="0"/>
              <w:spacing w:line="240" w:lineRule="atLeast"/>
              <w:ind w:left="3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시험케이스에 의한 기능 수행 여부를 테스트</w:t>
            </w:r>
          </w:p>
        </w:tc>
        <w:tc>
          <w:tcPr>
            <w:tcW w:w="212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475B41" w14:textId="78B57D5D" w:rsidR="00496D3E" w:rsidRPr="004D15B9" w:rsidRDefault="00496D3E" w:rsidP="0060599E">
            <w:pPr>
              <w:numPr>
                <w:ilvl w:val="0"/>
                <w:numId w:val="38"/>
              </w:numPr>
              <w:tabs>
                <w:tab w:val="clear" w:pos="720"/>
                <w:tab w:val="num" w:pos="172"/>
              </w:tabs>
              <w:wordWrap/>
              <w:adjustRightInd w:val="0"/>
              <w:spacing w:line="240" w:lineRule="atLeast"/>
              <w:ind w:left="406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프로젝트 팀</w:t>
            </w:r>
          </w:p>
        </w:tc>
        <w:tc>
          <w:tcPr>
            <w:tcW w:w="212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9846EB5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샘플데이터</w:t>
            </w:r>
          </w:p>
          <w:p w14:paraId="5897E208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(임시로 생성된 데이터)</w:t>
            </w:r>
          </w:p>
        </w:tc>
      </w:tr>
      <w:tr w:rsidR="00496D3E" w:rsidRPr="008B33DC" w14:paraId="200C9848" w14:textId="77777777" w:rsidTr="00304C51">
        <w:trPr>
          <w:trHeight w:val="1600"/>
        </w:trPr>
        <w:tc>
          <w:tcPr>
            <w:tcW w:w="922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55B4131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통합</w:t>
            </w:r>
          </w:p>
          <w:p w14:paraId="28E0E306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테스트</w:t>
            </w:r>
          </w:p>
        </w:tc>
        <w:tc>
          <w:tcPr>
            <w:tcW w:w="529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6721813" w14:textId="77777777" w:rsidR="00496D3E" w:rsidRPr="008B33DC" w:rsidRDefault="00496D3E" w:rsidP="0060599E">
            <w:pPr>
              <w:numPr>
                <w:ilvl w:val="0"/>
                <w:numId w:val="39"/>
              </w:numPr>
              <w:tabs>
                <w:tab w:val="clear" w:pos="720"/>
                <w:tab w:val="num" w:pos="186"/>
              </w:tabs>
              <w:wordWrap/>
              <w:adjustRightInd w:val="0"/>
              <w:spacing w:line="240" w:lineRule="atLeast"/>
              <w:ind w:left="406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</w:t>
            </w:r>
            <w:proofErr w:type="spellStart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모듈간의</w:t>
            </w:r>
            <w:proofErr w:type="spellEnd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연결이 제대로 이루어지는지를 테스트</w:t>
            </w:r>
          </w:p>
          <w:p w14:paraId="721261E6" w14:textId="77777777" w:rsidR="00496D3E" w:rsidRPr="008B33DC" w:rsidRDefault="00496D3E" w:rsidP="0060599E">
            <w:pPr>
              <w:numPr>
                <w:ilvl w:val="0"/>
                <w:numId w:val="39"/>
              </w:numPr>
              <w:tabs>
                <w:tab w:val="clear" w:pos="720"/>
                <w:tab w:val="num" w:pos="186"/>
              </w:tabs>
              <w:wordWrap/>
              <w:adjustRightInd w:val="0"/>
              <w:spacing w:line="240" w:lineRule="atLeast"/>
              <w:ind w:left="406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모든 서브 시스템들이 완전한 시스템으로 통합될 </w:t>
            </w:r>
            <w:r w:rsidR="009B261C" w:rsidRPr="008B33DC">
              <w:rPr>
                <w:rFonts w:asciiTheme="minorHAnsi" w:eastAsiaTheme="minorHAnsi" w:hAnsiTheme="minorHAnsi" w:cs="Arial" w:hint="eastAsia"/>
                <w:sz w:val="20"/>
              </w:rPr>
              <w:t>때</w:t>
            </w:r>
            <w:r w:rsidR="009B261C" w:rsidRPr="008B33DC">
              <w:rPr>
                <w:rFonts w:asciiTheme="minorHAnsi" w:eastAsiaTheme="minorHAnsi" w:hAnsiTheme="minorHAnsi" w:cs="Arial"/>
                <w:sz w:val="20"/>
              </w:rPr>
              <w:t>까지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단계적 확장하면서 테스트</w:t>
            </w:r>
          </w:p>
          <w:p w14:paraId="46429BF5" w14:textId="77777777" w:rsidR="00496D3E" w:rsidRPr="008B33DC" w:rsidRDefault="00496D3E" w:rsidP="0060599E">
            <w:pPr>
              <w:numPr>
                <w:ilvl w:val="0"/>
                <w:numId w:val="39"/>
              </w:numPr>
              <w:tabs>
                <w:tab w:val="clear" w:pos="720"/>
                <w:tab w:val="num" w:pos="186"/>
              </w:tabs>
              <w:wordWrap/>
              <w:adjustRightInd w:val="0"/>
              <w:spacing w:line="240" w:lineRule="atLeast"/>
              <w:ind w:left="406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통합되어야 할 모든 S/W와 H/W들이 호환되고, 전체 통합시스템으로써 기능 수행 여부를 테스트</w:t>
            </w:r>
          </w:p>
          <w:p w14:paraId="0465D2F6" w14:textId="77777777" w:rsidR="00496D3E" w:rsidRPr="008B33DC" w:rsidRDefault="00496D3E" w:rsidP="0060599E">
            <w:pPr>
              <w:numPr>
                <w:ilvl w:val="0"/>
                <w:numId w:val="39"/>
              </w:numPr>
              <w:tabs>
                <w:tab w:val="clear" w:pos="720"/>
                <w:tab w:val="num" w:pos="186"/>
              </w:tabs>
              <w:wordWrap/>
              <w:adjustRightInd w:val="0"/>
              <w:spacing w:line="240" w:lineRule="atLeast"/>
              <w:ind w:left="406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실제 운영에 준하는 환경에서 테스트</w:t>
            </w:r>
          </w:p>
          <w:p w14:paraId="515AC962" w14:textId="77777777" w:rsidR="00496D3E" w:rsidRPr="008B33DC" w:rsidRDefault="00496D3E" w:rsidP="0060599E">
            <w:pPr>
              <w:numPr>
                <w:ilvl w:val="0"/>
                <w:numId w:val="39"/>
              </w:numPr>
              <w:tabs>
                <w:tab w:val="clear" w:pos="720"/>
                <w:tab w:val="num" w:pos="186"/>
              </w:tabs>
              <w:wordWrap/>
              <w:adjustRightInd w:val="0"/>
              <w:spacing w:line="240" w:lineRule="atLeast"/>
              <w:ind w:left="406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시험 운영과 병행하여 수행</w:t>
            </w:r>
          </w:p>
        </w:tc>
        <w:tc>
          <w:tcPr>
            <w:tcW w:w="212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77F4292" w14:textId="6A3EDC84" w:rsidR="00496D3E" w:rsidRPr="004D15B9" w:rsidRDefault="00496D3E" w:rsidP="0060599E">
            <w:pPr>
              <w:numPr>
                <w:ilvl w:val="0"/>
                <w:numId w:val="39"/>
              </w:numPr>
              <w:tabs>
                <w:tab w:val="clear" w:pos="720"/>
                <w:tab w:val="num" w:pos="186"/>
              </w:tabs>
              <w:wordWrap/>
              <w:adjustRightInd w:val="0"/>
              <w:spacing w:line="240" w:lineRule="atLeast"/>
              <w:ind w:left="406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4D15B9">
              <w:rPr>
                <w:rFonts w:asciiTheme="minorHAnsi" w:eastAsiaTheme="minorHAnsi" w:hAnsiTheme="minorHAnsi" w:cs="Arial" w:hint="eastAsia"/>
                <w:sz w:val="20"/>
              </w:rPr>
              <w:t xml:space="preserve"> 프로젝트 팀 </w:t>
            </w:r>
          </w:p>
          <w:p w14:paraId="1829DC25" w14:textId="77777777" w:rsidR="00496D3E" w:rsidRPr="008B33DC" w:rsidRDefault="00496D3E" w:rsidP="0060599E">
            <w:pPr>
              <w:numPr>
                <w:ilvl w:val="0"/>
                <w:numId w:val="39"/>
              </w:numPr>
              <w:tabs>
                <w:tab w:val="clear" w:pos="720"/>
                <w:tab w:val="num" w:pos="186"/>
              </w:tabs>
              <w:wordWrap/>
              <w:adjustRightInd w:val="0"/>
              <w:spacing w:line="240" w:lineRule="atLeast"/>
              <w:ind w:left="406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인수책임자</w:t>
            </w:r>
          </w:p>
          <w:p w14:paraId="18EF29A5" w14:textId="77777777" w:rsidR="00496D3E" w:rsidRPr="008B33DC" w:rsidRDefault="00496D3E" w:rsidP="0060599E">
            <w:pPr>
              <w:numPr>
                <w:ilvl w:val="0"/>
                <w:numId w:val="39"/>
              </w:numPr>
              <w:tabs>
                <w:tab w:val="clear" w:pos="720"/>
                <w:tab w:val="num" w:pos="186"/>
              </w:tabs>
              <w:wordWrap/>
              <w:adjustRightInd w:val="0"/>
              <w:spacing w:line="240" w:lineRule="atLeast"/>
              <w:ind w:left="406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현업사용자</w:t>
            </w:r>
          </w:p>
        </w:tc>
        <w:tc>
          <w:tcPr>
            <w:tcW w:w="212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A1D6D3E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실제데이터</w:t>
            </w:r>
          </w:p>
          <w:p w14:paraId="45F4B63F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(실제운영 환경에서</w:t>
            </w:r>
          </w:p>
          <w:p w14:paraId="580056BE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사용 가능한 데이터)</w:t>
            </w:r>
          </w:p>
        </w:tc>
      </w:tr>
    </w:tbl>
    <w:p w14:paraId="1E3AD328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51C36691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  <w:r w:rsidRPr="008B33DC">
        <w:rPr>
          <w:rFonts w:asciiTheme="minorHAnsi" w:eastAsiaTheme="minorHAnsi" w:hAnsiTheme="minorHAnsi" w:cs="Arial" w:hint="eastAsia"/>
          <w:b/>
        </w:rPr>
        <w:t>* 절차</w:t>
      </w:r>
    </w:p>
    <w:tbl>
      <w:tblPr>
        <w:tblStyle w:val="aff2"/>
        <w:tblW w:w="10456" w:type="dxa"/>
        <w:tblLook w:val="04A0" w:firstRow="1" w:lastRow="0" w:firstColumn="1" w:lastColumn="0" w:noHBand="0" w:noVBand="1"/>
      </w:tblPr>
      <w:tblGrid>
        <w:gridCol w:w="10456"/>
      </w:tblGrid>
      <w:tr w:rsidR="00496D3E" w:rsidRPr="008B33DC" w14:paraId="2B32C7A8" w14:textId="77777777" w:rsidTr="00EA2D24">
        <w:trPr>
          <w:trHeight w:val="4719"/>
        </w:trPr>
        <w:tc>
          <w:tcPr>
            <w:tcW w:w="10456" w:type="dxa"/>
          </w:tcPr>
          <w:p w14:paraId="5042BBFD" w14:textId="120CD9BC" w:rsidR="00496D3E" w:rsidRPr="008B33DC" w:rsidRDefault="0090109D" w:rsidP="00EA2D24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5F0915A3" wp14:editId="2DE3F6A2">
                      <wp:simplePos x="0" y="0"/>
                      <wp:positionH relativeFrom="column">
                        <wp:posOffset>2396836</wp:posOffset>
                      </wp:positionH>
                      <wp:positionV relativeFrom="paragraph">
                        <wp:posOffset>1509395</wp:posOffset>
                      </wp:positionV>
                      <wp:extent cx="299027" cy="0"/>
                      <wp:effectExtent l="0" t="76200" r="25400" b="95250"/>
                      <wp:wrapNone/>
                      <wp:docPr id="30" name="직선 화살표 연결선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9027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2D135A1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30" o:spid="_x0000_s1026" type="#_x0000_t32" style="position:absolute;left:0;text-align:left;margin-left:188.75pt;margin-top:118.85pt;width:23.55pt;height:0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" strokecolor="#4579b8 [3044]">
                      <v:stroke endarrow="block"/>
                    </v:shape>
                  </w:pict>
                </mc:Fallback>
              </mc:AlternateContent>
            </w: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2DEA6630" wp14:editId="3004BA43">
                      <wp:simplePos x="0" y="0"/>
                      <wp:positionH relativeFrom="column">
                        <wp:posOffset>2645411</wp:posOffset>
                      </wp:positionH>
                      <wp:positionV relativeFrom="paragraph">
                        <wp:posOffset>1235075</wp:posOffset>
                      </wp:positionV>
                      <wp:extent cx="990600" cy="533400"/>
                      <wp:effectExtent l="57150" t="57150" r="114300" b="152400"/>
                      <wp:wrapNone/>
                      <wp:docPr id="23" name="모서리가 둥근 직사각형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533400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21A7356" w14:textId="77777777" w:rsidR="00346C77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테스트</w:t>
                                  </w:r>
                                </w:p>
                                <w:p w14:paraId="4BC75819" w14:textId="73772B3C" w:rsidR="00346C77" w:rsidRPr="00BF3534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데이터준비비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EA6630" id="모서리가 둥근 직사각형 23" o:spid="_x0000_s1032" style="position:absolute;left:0;text-align:left;margin-left:208.3pt;margin-top:97.25pt;width:78pt;height:42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" fillcolor="#4f81bd [3204]" strokecolor="#8db3e2 [1311]" strokeweight=".25pt">
                      <v:shadow on="t" color="black" opacity="19660f" offset=".552mm,.73253mm"/>
                      <v:textbox inset=",0,,0">
                        <w:txbxContent>
                          <w:p w14:paraId="021A7356" w14:textId="77777777" w:rsidR="00346C77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테스트</w:t>
                            </w:r>
                          </w:p>
                          <w:p w14:paraId="4BC75819" w14:textId="73772B3C" w:rsidR="00346C77" w:rsidRPr="00BF3534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데이터준비비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199C33F" wp14:editId="62E420AD">
                      <wp:simplePos x="0" y="0"/>
                      <wp:positionH relativeFrom="column">
                        <wp:posOffset>4935220</wp:posOffset>
                      </wp:positionH>
                      <wp:positionV relativeFrom="paragraph">
                        <wp:posOffset>1522730</wp:posOffset>
                      </wp:positionV>
                      <wp:extent cx="197485" cy="552450"/>
                      <wp:effectExtent l="0" t="0" r="12065" b="19050"/>
                      <wp:wrapNone/>
                      <wp:docPr id="292995" name="자유형 2929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97485" cy="552450"/>
                              </a:xfrm>
                              <a:custGeom>
                                <a:avLst/>
                                <a:gdLst>
                                  <a:gd name="connsiteX0" fmla="*/ 0 w 219075"/>
                                  <a:gd name="connsiteY0" fmla="*/ 0 h 1085850"/>
                                  <a:gd name="connsiteX1" fmla="*/ 0 w 219075"/>
                                  <a:gd name="connsiteY1" fmla="*/ 1085850 h 1085850"/>
                                  <a:gd name="connsiteX2" fmla="*/ 219075 w 219075"/>
                                  <a:gd name="connsiteY2" fmla="*/ 1085850 h 10858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19075" h="1085850">
                                    <a:moveTo>
                                      <a:pt x="0" y="0"/>
                                    </a:moveTo>
                                    <a:lnTo>
                                      <a:pt x="0" y="1085850"/>
                                    </a:lnTo>
                                    <a:lnTo>
                                      <a:pt x="219075" y="1085850"/>
                                    </a:lnTo>
                                  </a:path>
                                </a:pathLst>
                              </a:custGeom>
                              <a:noFill/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CF5326" id="자유형 292995" o:spid="_x0000_s1026" style="position:absolute;left:0;text-align:left;margin-left:388.6pt;margin-top:119.9pt;width:15.55pt;height:43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1085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" path="m,l,1085850r219075,e" filled="f" strokecolor="#243f60 [1604]">
                      <v:path arrowok="t" o:connecttype="custom" o:connectlocs="0,0;0,552450;197485,552450" o:connectangles="0,0,0"/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4C6700D" wp14:editId="2BC58F72">
                      <wp:simplePos x="0" y="0"/>
                      <wp:positionH relativeFrom="column">
                        <wp:posOffset>3797699</wp:posOffset>
                      </wp:positionH>
                      <wp:positionV relativeFrom="paragraph">
                        <wp:posOffset>1523040</wp:posOffset>
                      </wp:positionV>
                      <wp:extent cx="219075" cy="552893"/>
                      <wp:effectExtent l="0" t="0" r="28575" b="19050"/>
                      <wp:wrapNone/>
                      <wp:docPr id="292993" name="자유형 2929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552893"/>
                              </a:xfrm>
                              <a:custGeom>
                                <a:avLst/>
                                <a:gdLst>
                                  <a:gd name="connsiteX0" fmla="*/ 0 w 219075"/>
                                  <a:gd name="connsiteY0" fmla="*/ 0 h 1085850"/>
                                  <a:gd name="connsiteX1" fmla="*/ 0 w 219075"/>
                                  <a:gd name="connsiteY1" fmla="*/ 1085850 h 1085850"/>
                                  <a:gd name="connsiteX2" fmla="*/ 219075 w 219075"/>
                                  <a:gd name="connsiteY2" fmla="*/ 1085850 h 10858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19075" h="1085850">
                                    <a:moveTo>
                                      <a:pt x="0" y="0"/>
                                    </a:moveTo>
                                    <a:lnTo>
                                      <a:pt x="0" y="1085850"/>
                                    </a:lnTo>
                                    <a:lnTo>
                                      <a:pt x="219075" y="1085850"/>
                                    </a:lnTo>
                                  </a:path>
                                </a:pathLst>
                              </a:custGeom>
                              <a:noFill/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FFFC94" id="자유형 292993" o:spid="_x0000_s1026" style="position:absolute;left:0;text-align:left;margin-left:299.05pt;margin-top:119.9pt;width:17.25pt;height:43.5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19075,1085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" path="m,l,1085850r219075,e" filled="f" strokecolor="#243f60 [1604]">
                      <v:path arrowok="t" o:connecttype="custom" o:connectlocs="0,0;0,552893;219075,552893" o:connectangles="0,0,0"/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51CD165" wp14:editId="4D99E662">
                      <wp:simplePos x="0" y="0"/>
                      <wp:positionH relativeFrom="column">
                        <wp:posOffset>1930873</wp:posOffset>
                      </wp:positionH>
                      <wp:positionV relativeFrom="paragraph">
                        <wp:posOffset>461645</wp:posOffset>
                      </wp:positionV>
                      <wp:extent cx="990600" cy="400050"/>
                      <wp:effectExtent l="0" t="0" r="0" b="5715"/>
                      <wp:wrapNone/>
                      <wp:docPr id="293009" name="Text Box 2930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90600" cy="400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9F07C6" w14:textId="77777777" w:rsidR="00346C77" w:rsidRPr="0017780D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  <w:sz w:val="18"/>
                                      <w:szCs w:val="18"/>
                                    </w:rPr>
                                    <w:t xml:space="preserve">테스트 </w:t>
                                  </w:r>
                                  <w:r w:rsidRPr="0017780D">
                                    <w:rPr>
                                      <w:rFonts w:ascii="맑은 고딕" w:eastAsia="맑은 고딕" w:hAnsi="맑은 고딕" w:hint="eastAsia"/>
                                      <w:sz w:val="18"/>
                                      <w:szCs w:val="18"/>
                                    </w:rPr>
                                    <w:t>환경오류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51CD16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93009" o:spid="_x0000_s1033" type="#_x0000_t202" style="position:absolute;left:0;text-align:left;margin-left:152.05pt;margin-top:36.35pt;width:78pt;height:31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" filled="f" stroked="f" strokeweight=".5pt">
                      <v:textbox style="mso-fit-shape-to-text:t" inset="0,0,0,0">
                        <w:txbxContent>
                          <w:p w14:paraId="3C9F07C6" w14:textId="77777777" w:rsidR="00346C77" w:rsidRPr="0017780D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</w:rPr>
                              <w:t xml:space="preserve">테스트 </w:t>
                            </w:r>
                            <w:r w:rsidRPr="0017780D"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</w:rPr>
                              <w:t>환경오류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4281D83" wp14:editId="3200F140">
                      <wp:simplePos x="0" y="0"/>
                      <wp:positionH relativeFrom="column">
                        <wp:posOffset>648173</wp:posOffset>
                      </wp:positionH>
                      <wp:positionV relativeFrom="paragraph">
                        <wp:posOffset>226695</wp:posOffset>
                      </wp:positionV>
                      <wp:extent cx="990600" cy="400050"/>
                      <wp:effectExtent l="0" t="0" r="0" b="5715"/>
                      <wp:wrapNone/>
                      <wp:docPr id="293010" name="Text Box 2930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90600" cy="400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E9C3B2" w14:textId="77777777" w:rsidR="00346C77" w:rsidRPr="0017780D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  <w:sz w:val="18"/>
                                      <w:szCs w:val="18"/>
                                    </w:rPr>
                                    <w:t>테스트</w:t>
                                  </w:r>
                                  <w:r w:rsidRPr="0017780D">
                                    <w:rPr>
                                      <w:rFonts w:ascii="맑은 고딕" w:eastAsia="맑은 고딕" w:hAnsi="맑은 고딕" w:hint="eastAsia"/>
                                      <w:sz w:val="18"/>
                                      <w:szCs w:val="18"/>
                                    </w:rPr>
                                    <w:t>케이스</w:t>
                                  </w:r>
                                  <w:r>
                                    <w:rPr>
                                      <w:rFonts w:ascii="맑은 고딕" w:eastAsia="맑은 고딕" w:hAnsi="맑은 고딕" w:hint="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17780D">
                                    <w:rPr>
                                      <w:rFonts w:ascii="맑은 고딕" w:eastAsia="맑은 고딕" w:hAnsi="맑은 고딕" w:hint="eastAsia"/>
                                      <w:sz w:val="18"/>
                                      <w:szCs w:val="18"/>
                                    </w:rPr>
                                    <w:t>결함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281D83" id="Text Box 293010" o:spid="_x0000_s1034" type="#_x0000_t202" style="position:absolute;left:0;text-align:left;margin-left:51.05pt;margin-top:17.85pt;width:78pt;height:31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" filled="f" stroked="f" strokeweight=".5pt">
                      <v:textbox style="mso-fit-shape-to-text:t" inset="0,0,0,0">
                        <w:txbxContent>
                          <w:p w14:paraId="00E9C3B2" w14:textId="77777777" w:rsidR="00346C77" w:rsidRPr="0017780D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</w:rPr>
                              <w:t>테스트</w:t>
                            </w:r>
                            <w:r w:rsidRPr="0017780D"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</w:rPr>
                              <w:t>케이스</w:t>
                            </w:r>
                            <w:r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7780D"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</w:rPr>
                              <w:t>결함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933E2BD" wp14:editId="068E593C">
                      <wp:simplePos x="0" y="0"/>
                      <wp:positionH relativeFrom="column">
                        <wp:posOffset>3270885</wp:posOffset>
                      </wp:positionH>
                      <wp:positionV relativeFrom="paragraph">
                        <wp:posOffset>728345</wp:posOffset>
                      </wp:positionV>
                      <wp:extent cx="990600" cy="400050"/>
                      <wp:effectExtent l="0" t="0" r="0" b="12700"/>
                      <wp:wrapNone/>
                      <wp:docPr id="293008" name="Text Box 2930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90600" cy="400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F38AD8" w14:textId="77777777" w:rsidR="00346C77" w:rsidRPr="0017780D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  <w:sz w:val="18"/>
                                      <w:szCs w:val="18"/>
                                    </w:rPr>
                                    <w:t xml:space="preserve">테스트 </w:t>
                                  </w:r>
                                  <w:r w:rsidRPr="0017780D">
                                    <w:rPr>
                                      <w:rFonts w:ascii="맑은 고딕" w:eastAsia="맑은 고딕" w:hAnsi="맑은 고딕" w:hint="eastAsia"/>
                                      <w:sz w:val="18"/>
                                      <w:szCs w:val="18"/>
                                    </w:rPr>
                                    <w:t>데이터오류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33E2BD" id="Text Box 293008" o:spid="_x0000_s1035" type="#_x0000_t202" style="position:absolute;left:0;text-align:left;margin-left:257.55pt;margin-top:57.35pt;width:78pt;height:31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" filled="f" stroked="f" strokeweight=".5pt">
                      <v:textbox style="mso-fit-shape-to-text:t" inset="0,0,0,0">
                        <w:txbxContent>
                          <w:p w14:paraId="17F38AD8" w14:textId="77777777" w:rsidR="00346C77" w:rsidRPr="0017780D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</w:rPr>
                              <w:t xml:space="preserve">테스트 </w:t>
                            </w:r>
                            <w:r w:rsidRPr="0017780D"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</w:rPr>
                              <w:t>데이터오류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E020DD8" wp14:editId="4FD9D00A">
                      <wp:simplePos x="0" y="0"/>
                      <wp:positionH relativeFrom="column">
                        <wp:posOffset>4423410</wp:posOffset>
                      </wp:positionH>
                      <wp:positionV relativeFrom="paragraph">
                        <wp:posOffset>975995</wp:posOffset>
                      </wp:positionV>
                      <wp:extent cx="990600" cy="400050"/>
                      <wp:effectExtent l="0" t="0" r="0" b="12700"/>
                      <wp:wrapNone/>
                      <wp:docPr id="293007" name="Text Box 2930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90600" cy="400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EBE41E" w14:textId="77777777" w:rsidR="00346C77" w:rsidRPr="0017780D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  <w:sz w:val="18"/>
                                      <w:szCs w:val="18"/>
                                    </w:rPr>
                                    <w:t xml:space="preserve">테스트 </w:t>
                                  </w:r>
                                  <w:r w:rsidRPr="0017780D">
                                    <w:rPr>
                                      <w:rFonts w:ascii="맑은 고딕" w:eastAsia="맑은 고딕" w:hAnsi="맑은 고딕" w:hint="eastAsia"/>
                                      <w:sz w:val="18"/>
                                      <w:szCs w:val="18"/>
                                    </w:rPr>
                                    <w:t>기능오류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020DD8" id="Text Box 293007" o:spid="_x0000_s1036" type="#_x0000_t202" style="position:absolute;left:0;text-align:left;margin-left:348.3pt;margin-top:76.85pt;width:78pt;height:31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" filled="f" stroked="f" strokeweight=".5pt">
                      <v:textbox style="mso-fit-shape-to-text:t" inset="0,0,0,0">
                        <w:txbxContent>
                          <w:p w14:paraId="3CEBE41E" w14:textId="77777777" w:rsidR="00346C77" w:rsidRPr="0017780D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</w:rPr>
                              <w:t xml:space="preserve">테스트 </w:t>
                            </w:r>
                            <w:r w:rsidRPr="0017780D"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</w:rPr>
                              <w:t>기능오류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20EEECA" wp14:editId="41EBAF72">
                      <wp:simplePos x="0" y="0"/>
                      <wp:positionH relativeFrom="column">
                        <wp:posOffset>4451985</wp:posOffset>
                      </wp:positionH>
                      <wp:positionV relativeFrom="paragraph">
                        <wp:posOffset>995045</wp:posOffset>
                      </wp:positionV>
                      <wp:extent cx="1285875" cy="323850"/>
                      <wp:effectExtent l="76200" t="0" r="28575" b="57150"/>
                      <wp:wrapNone/>
                      <wp:docPr id="293004" name="자유형 2930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5875" cy="323850"/>
                              </a:xfrm>
                              <a:custGeom>
                                <a:avLst/>
                                <a:gdLst>
                                  <a:gd name="connsiteX0" fmla="*/ 5153025 w 5153025"/>
                                  <a:gd name="connsiteY0" fmla="*/ 1009650 h 1009650"/>
                                  <a:gd name="connsiteX1" fmla="*/ 5153025 w 5153025"/>
                                  <a:gd name="connsiteY1" fmla="*/ 0 h 1009650"/>
                                  <a:gd name="connsiteX2" fmla="*/ 0 w 5153025"/>
                                  <a:gd name="connsiteY2" fmla="*/ 0 h 1009650"/>
                                  <a:gd name="connsiteX3" fmla="*/ 0 w 5153025"/>
                                  <a:gd name="connsiteY3" fmla="*/ 971550 h 10096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153025" h="1009650">
                                    <a:moveTo>
                                      <a:pt x="5153025" y="1009650"/>
                                    </a:moveTo>
                                    <a:lnTo>
                                      <a:pt x="515302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97155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5D5A5F" id="자유형 293004" o:spid="_x0000_s1026" style="position:absolute;left:0;text-align:left;margin-left:350.55pt;margin-top:78.35pt;width:101.25pt;height:25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53025,1009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" path="m5153025,1009650l5153025,,,,,971550e" filled="f" strokecolor="#243f60 [1604]">
                      <v:stroke endarrow="block"/>
                      <v:path arrowok="t" o:connecttype="custom" o:connectlocs="1285875,323850;1285875,0;0,0;0,311629" o:connectangles="0,0,0,0"/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9B69032" wp14:editId="3BC6713B">
                      <wp:simplePos x="0" y="0"/>
                      <wp:positionH relativeFrom="column">
                        <wp:posOffset>3204210</wp:posOffset>
                      </wp:positionH>
                      <wp:positionV relativeFrom="paragraph">
                        <wp:posOffset>737870</wp:posOffset>
                      </wp:positionV>
                      <wp:extent cx="2533650" cy="514350"/>
                      <wp:effectExtent l="76200" t="0" r="19050" b="57150"/>
                      <wp:wrapNone/>
                      <wp:docPr id="293003" name="자유형 2930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33650" cy="514350"/>
                              </a:xfrm>
                              <a:custGeom>
                                <a:avLst/>
                                <a:gdLst>
                                  <a:gd name="connsiteX0" fmla="*/ 5153025 w 5153025"/>
                                  <a:gd name="connsiteY0" fmla="*/ 1009650 h 1009650"/>
                                  <a:gd name="connsiteX1" fmla="*/ 5153025 w 5153025"/>
                                  <a:gd name="connsiteY1" fmla="*/ 0 h 1009650"/>
                                  <a:gd name="connsiteX2" fmla="*/ 0 w 5153025"/>
                                  <a:gd name="connsiteY2" fmla="*/ 0 h 1009650"/>
                                  <a:gd name="connsiteX3" fmla="*/ 0 w 5153025"/>
                                  <a:gd name="connsiteY3" fmla="*/ 971550 h 10096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153025" h="1009650">
                                    <a:moveTo>
                                      <a:pt x="5153025" y="1009650"/>
                                    </a:moveTo>
                                    <a:lnTo>
                                      <a:pt x="515302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97155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9B3B7D" id="자유형 293003" o:spid="_x0000_s1026" style="position:absolute;left:0;text-align:left;margin-left:252.3pt;margin-top:58.1pt;width:199.5pt;height:4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53025,1009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" path="m5153025,1009650l5153025,,,,,971550e" filled="f" strokecolor="#243f60 [1604]">
                      <v:stroke endarrow="block"/>
                      <v:path arrowok="t" o:connecttype="custom" o:connectlocs="2533650,514350;2533650,0;0,0;0,494941" o:connectangles="0,0,0,0"/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6F2BE92" wp14:editId="6985D495">
                      <wp:simplePos x="0" y="0"/>
                      <wp:positionH relativeFrom="column">
                        <wp:posOffset>1918335</wp:posOffset>
                      </wp:positionH>
                      <wp:positionV relativeFrom="paragraph">
                        <wp:posOffset>480694</wp:posOffset>
                      </wp:positionV>
                      <wp:extent cx="3819525" cy="771525"/>
                      <wp:effectExtent l="76200" t="0" r="28575" b="66675"/>
                      <wp:wrapNone/>
                      <wp:docPr id="292998" name="자유형 2929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9525" cy="771525"/>
                              </a:xfrm>
                              <a:custGeom>
                                <a:avLst/>
                                <a:gdLst>
                                  <a:gd name="connsiteX0" fmla="*/ 5153025 w 5153025"/>
                                  <a:gd name="connsiteY0" fmla="*/ 1009650 h 1009650"/>
                                  <a:gd name="connsiteX1" fmla="*/ 5153025 w 5153025"/>
                                  <a:gd name="connsiteY1" fmla="*/ 0 h 1009650"/>
                                  <a:gd name="connsiteX2" fmla="*/ 0 w 5153025"/>
                                  <a:gd name="connsiteY2" fmla="*/ 0 h 1009650"/>
                                  <a:gd name="connsiteX3" fmla="*/ 0 w 5153025"/>
                                  <a:gd name="connsiteY3" fmla="*/ 971550 h 10096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153025" h="1009650">
                                    <a:moveTo>
                                      <a:pt x="5153025" y="1009650"/>
                                    </a:moveTo>
                                    <a:lnTo>
                                      <a:pt x="515302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97155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2B602F" id="자유형 292998" o:spid="_x0000_s1026" style="position:absolute;left:0;text-align:left;margin-left:151.05pt;margin-top:37.85pt;width:300.75pt;height:60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53025,1009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" path="m5153025,1009650l5153025,,,,,971550e" filled="f" strokecolor="#243f60 [1604]">
                      <v:stroke endarrow="block"/>
                      <v:path arrowok="t" o:connecttype="custom" o:connectlocs="3819525,771525;3819525,0;0,0;0,742411" o:connectangles="0,0,0,0"/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E394766" wp14:editId="0674E3C8">
                      <wp:simplePos x="0" y="0"/>
                      <wp:positionH relativeFrom="column">
                        <wp:posOffset>584835</wp:posOffset>
                      </wp:positionH>
                      <wp:positionV relativeFrom="paragraph">
                        <wp:posOffset>242570</wp:posOffset>
                      </wp:positionV>
                      <wp:extent cx="5153025" cy="1009650"/>
                      <wp:effectExtent l="76200" t="0" r="28575" b="57150"/>
                      <wp:wrapNone/>
                      <wp:docPr id="292997" name="자유형 2929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53025" cy="1009650"/>
                              </a:xfrm>
                              <a:custGeom>
                                <a:avLst/>
                                <a:gdLst>
                                  <a:gd name="connsiteX0" fmla="*/ 5153025 w 5153025"/>
                                  <a:gd name="connsiteY0" fmla="*/ 1009650 h 1009650"/>
                                  <a:gd name="connsiteX1" fmla="*/ 5153025 w 5153025"/>
                                  <a:gd name="connsiteY1" fmla="*/ 0 h 1009650"/>
                                  <a:gd name="connsiteX2" fmla="*/ 0 w 5153025"/>
                                  <a:gd name="connsiteY2" fmla="*/ 0 h 1009650"/>
                                  <a:gd name="connsiteX3" fmla="*/ 0 w 5153025"/>
                                  <a:gd name="connsiteY3" fmla="*/ 971550 h 10096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153025" h="1009650">
                                    <a:moveTo>
                                      <a:pt x="5153025" y="1009650"/>
                                    </a:moveTo>
                                    <a:lnTo>
                                      <a:pt x="515302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97155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8736FA" id="자유형 292997" o:spid="_x0000_s1026" style="position:absolute;left:0;text-align:left;margin-left:46.05pt;margin-top:19.1pt;width:405.75pt;height:79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153025,1009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" path="m5153025,1009650l5153025,,,,,971550e" filled="f" strokecolor="#243f60 [1604]">
                      <v:stroke endarrow="block"/>
                      <v:path arrowok="t" o:connecttype="custom" o:connectlocs="5153025,1009650;5153025,0;0,0;0,971550" o:connectangles="0,0,0,0"/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D532D52" wp14:editId="0AFE8F70">
                      <wp:simplePos x="0" y="0"/>
                      <wp:positionH relativeFrom="column">
                        <wp:posOffset>4937760</wp:posOffset>
                      </wp:positionH>
                      <wp:positionV relativeFrom="paragraph">
                        <wp:posOffset>1509395</wp:posOffset>
                      </wp:positionV>
                      <wp:extent cx="361950" cy="0"/>
                      <wp:effectExtent l="0" t="76200" r="19050" b="95250"/>
                      <wp:wrapNone/>
                      <wp:docPr id="292992" name="직선 화살표 연결선 2929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272D490" id="직선 화살표 연결선 292992" o:spid="_x0000_s1026" type="#_x0000_t32" style="position:absolute;left:0;text-align:left;margin-left:388.8pt;margin-top:118.85pt;width:28.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" strokecolor="#4579b8 [3044]">
                      <v:stroke endarrow="block"/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2D17DB3" wp14:editId="1209CC01">
                      <wp:simplePos x="0" y="0"/>
                      <wp:positionH relativeFrom="column">
                        <wp:posOffset>3651885</wp:posOffset>
                      </wp:positionH>
                      <wp:positionV relativeFrom="paragraph">
                        <wp:posOffset>1509395</wp:posOffset>
                      </wp:positionV>
                      <wp:extent cx="361950" cy="0"/>
                      <wp:effectExtent l="0" t="76200" r="19050" b="95250"/>
                      <wp:wrapNone/>
                      <wp:docPr id="31" name="직선 화살표 연결선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6266934" id="직선 화살표 연결선 31" o:spid="_x0000_s1026" type="#_x0000_t32" style="position:absolute;left:0;text-align:left;margin-left:287.55pt;margin-top:118.85pt;width:28.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" strokecolor="#4579b8 [3044]">
                      <v:stroke endarrow="block"/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012D2B94" wp14:editId="3CED6AD0">
                      <wp:simplePos x="0" y="0"/>
                      <wp:positionH relativeFrom="column">
                        <wp:posOffset>1070610</wp:posOffset>
                      </wp:positionH>
                      <wp:positionV relativeFrom="paragraph">
                        <wp:posOffset>1509395</wp:posOffset>
                      </wp:positionV>
                      <wp:extent cx="361950" cy="0"/>
                      <wp:effectExtent l="0" t="76200" r="19050" b="95250"/>
                      <wp:wrapNone/>
                      <wp:docPr id="29" name="직선 화살표 연결선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9068D45" id="직선 화살표 연결선 29" o:spid="_x0000_s1026" type="#_x0000_t32" style="position:absolute;left:0;text-align:left;margin-left:84.3pt;margin-top:118.85pt;width:28.5pt;height:0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" strokecolor="#4579b8 [3044]">
                      <v:stroke endarrow="block"/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 wp14:anchorId="7B27812E" wp14:editId="3593C24A">
                      <wp:simplePos x="0" y="0"/>
                      <wp:positionH relativeFrom="column">
                        <wp:posOffset>146685</wp:posOffset>
                      </wp:positionH>
                      <wp:positionV relativeFrom="paragraph">
                        <wp:posOffset>1233170</wp:posOffset>
                      </wp:positionV>
                      <wp:extent cx="923925" cy="533400"/>
                      <wp:effectExtent l="57150" t="57150" r="142875" b="152400"/>
                      <wp:wrapNone/>
                      <wp:docPr id="20" name="모서리가 둥근 직사각형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533400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8EB448C" w14:textId="77777777" w:rsidR="00346C77" w:rsidRPr="00071BB9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 w:rsidRPr="00071BB9">
                                    <w:rPr>
                                      <w:rFonts w:ascii="맑은 고딕" w:eastAsia="맑은 고딕" w:hAnsi="맑은 고딕" w:hint="eastAsia"/>
                                    </w:rPr>
                                    <w:t>테스트</w:t>
                                  </w:r>
                                </w:p>
                                <w:p w14:paraId="14B164E3" w14:textId="77777777" w:rsidR="00346C77" w:rsidRPr="00BF3534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 w:rsidRPr="00071BB9">
                                    <w:rPr>
                                      <w:rFonts w:ascii="맑은 고딕" w:eastAsia="맑은 고딕" w:hAnsi="맑은 고딕" w:hint="eastAsia"/>
                                    </w:rPr>
                                    <w:t>계획수립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27812E" id="모서리가 둥근 직사각형 20" o:spid="_x0000_s1037" style="position:absolute;left:0;text-align:left;margin-left:11.55pt;margin-top:97.1pt;width:72.75pt;height:42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" fillcolor="#4f81bd [3204]" strokecolor="#8db3e2 [1311]" strokeweight=".25pt">
                      <v:shadow on="t" color="black" opacity="19660f" offset=".552mm,.73253mm"/>
                      <v:textbox inset=",0,,0">
                        <w:txbxContent>
                          <w:p w14:paraId="18EB448C" w14:textId="77777777" w:rsidR="00346C77" w:rsidRPr="00071BB9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 w:rsidRPr="00071BB9">
                              <w:rPr>
                                <w:rFonts w:ascii="맑은 고딕" w:eastAsia="맑은 고딕" w:hAnsi="맑은 고딕" w:hint="eastAsia"/>
                              </w:rPr>
                              <w:t>테스트</w:t>
                            </w:r>
                          </w:p>
                          <w:p w14:paraId="14B164E3" w14:textId="77777777" w:rsidR="00346C77" w:rsidRPr="00BF3534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 w:rsidRPr="00071BB9">
                              <w:rPr>
                                <w:rFonts w:ascii="맑은 고딕" w:eastAsia="맑은 고딕" w:hAnsi="맑은 고딕" w:hint="eastAsia"/>
                              </w:rPr>
                              <w:t>계획수립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0915F0A" wp14:editId="625F7B7E">
                      <wp:simplePos x="0" y="0"/>
                      <wp:positionH relativeFrom="column">
                        <wp:posOffset>5280660</wp:posOffset>
                      </wp:positionH>
                      <wp:positionV relativeFrom="paragraph">
                        <wp:posOffset>1233170</wp:posOffset>
                      </wp:positionV>
                      <wp:extent cx="923925" cy="533400"/>
                      <wp:effectExtent l="57150" t="57150" r="142875" b="152400"/>
                      <wp:wrapNone/>
                      <wp:docPr id="26" name="모서리가 둥근 직사각형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533400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3850AE" w14:textId="77777777" w:rsidR="00346C77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테스트</w:t>
                                  </w:r>
                                </w:p>
                                <w:p w14:paraId="577BFE3F" w14:textId="77777777" w:rsidR="00346C77" w:rsidRPr="00BF3534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평가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0915F0A" id="모서리가 둥근 직사각형 26" o:spid="_x0000_s1038" style="position:absolute;left:0;text-align:left;margin-left:415.8pt;margin-top:97.1pt;width:72.75pt;height:4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" fillcolor="#4f81bd [3204]" strokecolor="#8db3e2 [1311]" strokeweight=".25pt">
                      <v:shadow on="t" color="black" opacity="19660f" offset=".552mm,.73253mm"/>
                      <v:textbox inset=",0,,0">
                        <w:txbxContent>
                          <w:p w14:paraId="3C3850AE" w14:textId="77777777" w:rsidR="00346C77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테스트</w:t>
                            </w:r>
                          </w:p>
                          <w:p w14:paraId="577BFE3F" w14:textId="77777777" w:rsidR="00346C77" w:rsidRPr="00BF3534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평가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1C516D63" wp14:editId="7ADE2223">
                      <wp:simplePos x="0" y="0"/>
                      <wp:positionH relativeFrom="column">
                        <wp:posOffset>1432560</wp:posOffset>
                      </wp:positionH>
                      <wp:positionV relativeFrom="paragraph">
                        <wp:posOffset>1233170</wp:posOffset>
                      </wp:positionV>
                      <wp:extent cx="923925" cy="533400"/>
                      <wp:effectExtent l="57150" t="57150" r="142875" b="152400"/>
                      <wp:wrapNone/>
                      <wp:docPr id="22" name="모서리가 둥근 직사각형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533400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350B8C" w14:textId="77777777" w:rsidR="00346C77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테스트</w:t>
                                  </w:r>
                                </w:p>
                                <w:p w14:paraId="7D08C948" w14:textId="77777777" w:rsidR="00346C77" w:rsidRPr="00BF3534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환경구축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516D63" id="모서리가 둥근 직사각형 22" o:spid="_x0000_s1039" style="position:absolute;left:0;text-align:left;margin-left:112.8pt;margin-top:97.1pt;width:72.75pt;height:42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" fillcolor="#4f81bd [3204]" strokecolor="#8db3e2 [1311]" strokeweight=".25pt">
                      <v:shadow on="t" color="black" opacity="19660f" offset=".552mm,.73253mm"/>
                      <v:textbox inset=",0,,0">
                        <w:txbxContent>
                          <w:p w14:paraId="3B350B8C" w14:textId="77777777" w:rsidR="00346C77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테스트</w:t>
                            </w:r>
                          </w:p>
                          <w:p w14:paraId="7D08C948" w14:textId="77777777" w:rsidR="00346C77" w:rsidRPr="00BF3534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환경구축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36D09B3E" wp14:editId="7BE05D2E">
                      <wp:simplePos x="0" y="0"/>
                      <wp:positionH relativeFrom="column">
                        <wp:posOffset>3994785</wp:posOffset>
                      </wp:positionH>
                      <wp:positionV relativeFrom="paragraph">
                        <wp:posOffset>1852295</wp:posOffset>
                      </wp:positionV>
                      <wp:extent cx="923925" cy="352425"/>
                      <wp:effectExtent l="57150" t="57150" r="142875" b="161925"/>
                      <wp:wrapNone/>
                      <wp:docPr id="27" name="모서리가 둥근 직사각형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352425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5F6CB1" w14:textId="77777777" w:rsidR="00346C77" w:rsidRPr="00BF3534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통합테스트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6D09B3E" id="모서리가 둥근 직사각형 27" o:spid="_x0000_s1040" style="position:absolute;left:0;text-align:left;margin-left:314.55pt;margin-top:145.85pt;width:72.75pt;height:27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" fillcolor="#4f81bd [3204]" strokecolor="#8db3e2 [1311]" strokeweight=".25pt">
                      <v:shadow on="t" color="black" opacity="19660f" offset=".552mm,.73253mm"/>
                      <v:textbox inset=",0,,0">
                        <w:txbxContent>
                          <w:p w14:paraId="175F6CB1" w14:textId="77777777" w:rsidR="00346C77" w:rsidRPr="00BF3534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통합테스트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6963AEBC" wp14:editId="30335A69">
                      <wp:simplePos x="0" y="0"/>
                      <wp:positionH relativeFrom="column">
                        <wp:posOffset>3994785</wp:posOffset>
                      </wp:positionH>
                      <wp:positionV relativeFrom="paragraph">
                        <wp:posOffset>1318895</wp:posOffset>
                      </wp:positionV>
                      <wp:extent cx="923925" cy="352425"/>
                      <wp:effectExtent l="57150" t="57150" r="142875" b="161925"/>
                      <wp:wrapNone/>
                      <wp:docPr id="25" name="모서리가 둥근 직사각형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352425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87A270" w14:textId="77777777" w:rsidR="00346C77" w:rsidRPr="00BF3534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단위테스트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963AEBC" id="모서리가 둥근 직사각형 25" o:spid="_x0000_s1041" style="position:absolute;left:0;text-align:left;margin-left:314.55pt;margin-top:103.85pt;width:72.75pt;height:27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" fillcolor="#4f81bd [3204]" strokecolor="#8db3e2 [1311]" strokeweight=".25pt">
                      <v:shadow on="t" color="black" opacity="19660f" offset=".552mm,.73253mm"/>
                      <v:textbox inset=",0,,0">
                        <w:txbxContent>
                          <w:p w14:paraId="2E87A270" w14:textId="77777777" w:rsidR="00346C77" w:rsidRPr="00BF3534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단위테스트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</w:tbl>
    <w:p w14:paraId="56223D57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68B48756" w14:textId="77777777" w:rsidR="00496D3E" w:rsidRPr="008B33DC" w:rsidRDefault="00496D3E" w:rsidP="00496D3E">
      <w:pPr>
        <w:widowControl/>
        <w:wordWrap/>
        <w:jc w:val="left"/>
        <w:rPr>
          <w:rFonts w:asciiTheme="minorHAnsi" w:eastAsiaTheme="minorHAnsi" w:hAnsiTheme="minorHAnsi"/>
          <w:sz w:val="20"/>
        </w:rPr>
      </w:pPr>
      <w:r w:rsidRPr="008B33DC">
        <w:rPr>
          <w:rFonts w:asciiTheme="minorHAnsi" w:eastAsiaTheme="minorHAnsi" w:hAnsiTheme="minorHAnsi"/>
          <w:sz w:val="20"/>
        </w:rPr>
        <w:br w:type="page"/>
      </w:r>
    </w:p>
    <w:p w14:paraId="3FD0D336" w14:textId="691A6BCC" w:rsidR="004974D7" w:rsidRDefault="00ED021D" w:rsidP="00771939">
      <w:pPr>
        <w:pStyle w:val="10"/>
        <w:ind w:left="540" w:hanging="540"/>
        <w:rPr>
          <w:rFonts w:asciiTheme="minorHAnsi" w:eastAsiaTheme="minorHAnsi" w:hAnsiTheme="minorHAnsi"/>
        </w:rPr>
      </w:pPr>
      <w:bookmarkStart w:id="40" w:name="_Toc105506543"/>
      <w:r>
        <w:rPr>
          <w:rFonts w:asciiTheme="minorHAnsi" w:eastAsiaTheme="minorHAnsi" w:hAnsiTheme="minorHAnsi" w:hint="eastAsia"/>
        </w:rPr>
        <w:lastRenderedPageBreak/>
        <w:t xml:space="preserve">프로젝트 </w:t>
      </w:r>
      <w:proofErr w:type="gramStart"/>
      <w:r>
        <w:rPr>
          <w:rFonts w:asciiTheme="minorHAnsi" w:eastAsiaTheme="minorHAnsi" w:hAnsiTheme="minorHAnsi" w:hint="eastAsia"/>
        </w:rPr>
        <w:t xml:space="preserve">추진 </w:t>
      </w:r>
      <w:r>
        <w:rPr>
          <w:rFonts w:asciiTheme="minorHAnsi" w:eastAsiaTheme="minorHAnsi" w:hAnsiTheme="minorHAnsi"/>
        </w:rPr>
        <w:t>/</w:t>
      </w:r>
      <w:proofErr w:type="gramEnd"/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수행도</w:t>
      </w:r>
      <w:r w:rsidRPr="008B33DC">
        <w:rPr>
          <w:rFonts w:asciiTheme="minorHAnsi" w:eastAsiaTheme="minorHAnsi" w:hAnsiTheme="minorHAnsi" w:hint="eastAsia"/>
        </w:rPr>
        <w:t xml:space="preserve"> 및 업무분장</w:t>
      </w:r>
      <w:bookmarkEnd w:id="40"/>
    </w:p>
    <w:p w14:paraId="5E18FBFD" w14:textId="60AA822F" w:rsidR="00ED021D" w:rsidRDefault="00ED021D" w:rsidP="00ED021D">
      <w:pPr>
        <w:pStyle w:val="20"/>
        <w:ind w:left="619" w:hanging="619"/>
      </w:pPr>
      <w:bookmarkStart w:id="41" w:name="_Toc105506544"/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추진</w:t>
      </w:r>
      <w:r>
        <w:rPr>
          <w:rFonts w:hint="eastAsia"/>
        </w:rPr>
        <w:t xml:space="preserve"> </w:t>
      </w:r>
      <w:r>
        <w:rPr>
          <w:rFonts w:hint="eastAsia"/>
        </w:rPr>
        <w:t>조직도</w:t>
      </w:r>
      <w:bookmarkEnd w:id="41"/>
    </w:p>
    <w:tbl>
      <w:tblPr>
        <w:tblStyle w:val="aff2"/>
        <w:tblW w:w="10547" w:type="dxa"/>
        <w:tblLook w:val="01E0" w:firstRow="1" w:lastRow="1" w:firstColumn="1" w:lastColumn="1" w:noHBand="0" w:noVBand="0"/>
      </w:tblPr>
      <w:tblGrid>
        <w:gridCol w:w="10566"/>
      </w:tblGrid>
      <w:tr w:rsidR="00ED021D" w:rsidRPr="008B33DC" w14:paraId="02987FCC" w14:textId="77777777" w:rsidTr="00ED021D">
        <w:trPr>
          <w:trHeight w:val="6128"/>
        </w:trPr>
        <w:tc>
          <w:tcPr>
            <w:tcW w:w="10547" w:type="dxa"/>
          </w:tcPr>
          <w:p w14:paraId="205DD894" w14:textId="77777777" w:rsidR="00ED021D" w:rsidRDefault="00ED021D" w:rsidP="00323C9A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noProof/>
              </w:rPr>
            </w:pPr>
          </w:p>
          <w:p w14:paraId="4B4A75DD" w14:textId="6BC3D52B" w:rsidR="00ED021D" w:rsidRPr="008B33DC" w:rsidRDefault="00ED021D" w:rsidP="00323C9A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 w:rsidRPr="00ED021D"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52D5D200" wp14:editId="6FE61BBF">
                  <wp:extent cx="6570345" cy="3531870"/>
                  <wp:effectExtent l="0" t="0" r="1905" b="0"/>
                  <wp:docPr id="293001" name="그림 293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345" cy="353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513B51" w14:textId="77777777" w:rsidR="00ED021D" w:rsidRPr="00ED021D" w:rsidRDefault="00ED021D" w:rsidP="00ED021D">
      <w:pPr>
        <w:pStyle w:val="a3"/>
      </w:pPr>
    </w:p>
    <w:p w14:paraId="31D7429F" w14:textId="43A64C4A" w:rsidR="00ED021D" w:rsidRPr="00ED021D" w:rsidRDefault="004974D7" w:rsidP="00323C9A">
      <w:pPr>
        <w:pStyle w:val="20"/>
        <w:wordWrap/>
        <w:adjustRightInd w:val="0"/>
        <w:spacing w:line="240" w:lineRule="atLeast"/>
        <w:ind w:left="619" w:hanging="619"/>
        <w:textAlignment w:val="baseline"/>
      </w:pPr>
      <w:r w:rsidRPr="00ED021D">
        <w:rPr>
          <w:rFonts w:asciiTheme="minorHAnsi" w:eastAsiaTheme="minorHAnsi" w:hAnsiTheme="minorHAnsi" w:hint="eastAsia"/>
        </w:rPr>
        <w:lastRenderedPageBreak/>
        <w:t xml:space="preserve"> </w:t>
      </w:r>
      <w:bookmarkStart w:id="42" w:name="_Toc105506545"/>
      <w:r w:rsidRPr="00ED021D">
        <w:rPr>
          <w:rFonts w:asciiTheme="minorHAnsi" w:eastAsiaTheme="minorHAnsi" w:hAnsiTheme="minorHAnsi" w:hint="eastAsia"/>
        </w:rPr>
        <w:t>수행조직</w:t>
      </w:r>
      <w:r w:rsidR="008B33DC" w:rsidRPr="00ED021D">
        <w:rPr>
          <w:rFonts w:asciiTheme="minorHAnsi" w:eastAsiaTheme="minorHAnsi" w:hAnsiTheme="minorHAnsi" w:hint="eastAsia"/>
        </w:rPr>
        <w:t>도</w:t>
      </w:r>
      <w:bookmarkEnd w:id="42"/>
    </w:p>
    <w:tbl>
      <w:tblPr>
        <w:tblStyle w:val="aff2"/>
        <w:tblW w:w="0" w:type="auto"/>
        <w:tblLook w:val="01E0" w:firstRow="1" w:lastRow="1" w:firstColumn="1" w:lastColumn="1" w:noHBand="0" w:noVBand="0"/>
      </w:tblPr>
      <w:tblGrid>
        <w:gridCol w:w="10337"/>
      </w:tblGrid>
      <w:tr w:rsidR="004974D7" w:rsidRPr="008B33DC" w14:paraId="211EA522" w14:textId="77777777" w:rsidTr="00ED021D">
        <w:trPr>
          <w:trHeight w:val="4870"/>
        </w:trPr>
        <w:tc>
          <w:tcPr>
            <w:tcW w:w="10456" w:type="dxa"/>
          </w:tcPr>
          <w:p w14:paraId="267441D4" w14:textId="77777777" w:rsidR="00914CCC" w:rsidRDefault="00914CCC" w:rsidP="00951108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noProof/>
              </w:rPr>
            </w:pPr>
            <w:bookmarkStart w:id="43" w:name="_Hlk105482654"/>
          </w:p>
          <w:p w14:paraId="36777DB7" w14:textId="5D0046E0" w:rsidR="00526172" w:rsidRPr="008B33DC" w:rsidRDefault="00F51AD8" w:rsidP="004D15B9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 w:rsidRPr="00F51AD8"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2AB62910" wp14:editId="61DA567E">
                  <wp:extent cx="4730109" cy="2781300"/>
                  <wp:effectExtent l="0" t="0" r="0" b="0"/>
                  <wp:docPr id="6" name="그림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34D8852-9E02-4ED4-923A-1495CA160B2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>
                            <a:extLst>
                              <a:ext uri="{FF2B5EF4-FFF2-40B4-BE49-F238E27FC236}">
                                <a16:creationId xmlns:a16="http://schemas.microsoft.com/office/drawing/2014/main" id="{C34D8852-9E02-4ED4-923A-1495CA160B2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682" cy="2783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43"/>
    <w:p w14:paraId="0CCA1CA1" w14:textId="0A69C14E" w:rsidR="004974D7" w:rsidRPr="008B33DC" w:rsidRDefault="004974D7" w:rsidP="00951108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t xml:space="preserve"> </w:t>
      </w:r>
      <w:bookmarkStart w:id="44" w:name="_Toc105506546"/>
      <w:r w:rsidRPr="008B33DC">
        <w:rPr>
          <w:rFonts w:asciiTheme="minorHAnsi" w:eastAsiaTheme="minorHAnsi" w:hAnsiTheme="minorHAnsi" w:hint="eastAsia"/>
        </w:rPr>
        <w:t xml:space="preserve">수행조직별 </w:t>
      </w:r>
      <w:r w:rsidRPr="008B33DC">
        <w:rPr>
          <w:rFonts w:asciiTheme="minorHAnsi" w:eastAsiaTheme="minorHAnsi" w:hAnsiTheme="minorHAnsi"/>
        </w:rPr>
        <w:t>업무분장</w:t>
      </w:r>
      <w:bookmarkEnd w:id="44"/>
    </w:p>
    <w:tbl>
      <w:tblPr>
        <w:tblStyle w:val="aff2"/>
        <w:tblW w:w="0" w:type="auto"/>
        <w:tblInd w:w="108" w:type="dxa"/>
        <w:tblLook w:val="01E0" w:firstRow="1" w:lastRow="1" w:firstColumn="1" w:lastColumn="1" w:noHBand="0" w:noVBand="0"/>
      </w:tblPr>
      <w:tblGrid>
        <w:gridCol w:w="2170"/>
        <w:gridCol w:w="7043"/>
        <w:gridCol w:w="1016"/>
      </w:tblGrid>
      <w:tr w:rsidR="00A0290A" w:rsidRPr="008B33DC" w14:paraId="743AFF96" w14:textId="77777777" w:rsidTr="004D15B9">
        <w:trPr>
          <w:trHeight w:val="351"/>
        </w:trPr>
        <w:tc>
          <w:tcPr>
            <w:tcW w:w="2240" w:type="dxa"/>
            <w:shd w:val="clear" w:color="auto" w:fill="DDD9C3" w:themeFill="background2" w:themeFillShade="E6"/>
          </w:tcPr>
          <w:p w14:paraId="40B90476" w14:textId="77777777" w:rsidR="00A0290A" w:rsidRPr="008B33DC" w:rsidRDefault="00A0290A" w:rsidP="004974D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/>
                <w:b/>
              </w:rPr>
              <w:t>조직</w:t>
            </w:r>
          </w:p>
        </w:tc>
        <w:tc>
          <w:tcPr>
            <w:tcW w:w="7286" w:type="dxa"/>
            <w:shd w:val="clear" w:color="auto" w:fill="DDD9C3" w:themeFill="background2" w:themeFillShade="E6"/>
          </w:tcPr>
          <w:p w14:paraId="14ECF0A5" w14:textId="77777777" w:rsidR="00A0290A" w:rsidRPr="008B33DC" w:rsidRDefault="00A0290A" w:rsidP="004974D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/>
                <w:b/>
              </w:rPr>
              <w:t>역할</w:t>
            </w:r>
          </w:p>
        </w:tc>
        <w:tc>
          <w:tcPr>
            <w:tcW w:w="703" w:type="dxa"/>
            <w:shd w:val="clear" w:color="auto" w:fill="DDD9C3" w:themeFill="background2" w:themeFillShade="E6"/>
          </w:tcPr>
          <w:p w14:paraId="60D8B23F" w14:textId="77777777" w:rsidR="00A0290A" w:rsidRPr="008B33DC" w:rsidRDefault="00A0290A" w:rsidP="004974D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/>
                <w:b/>
              </w:rPr>
              <w:t>비고</w:t>
            </w:r>
          </w:p>
        </w:tc>
      </w:tr>
      <w:tr w:rsidR="00A0290A" w:rsidRPr="008B33DC" w14:paraId="43782EB8" w14:textId="77777777" w:rsidTr="004D15B9">
        <w:trPr>
          <w:trHeight w:val="1271"/>
        </w:trPr>
        <w:tc>
          <w:tcPr>
            <w:tcW w:w="2240" w:type="dxa"/>
            <w:shd w:val="clear" w:color="auto" w:fill="F2F2F2" w:themeFill="background1" w:themeFillShade="F2"/>
            <w:vAlign w:val="center"/>
          </w:tcPr>
          <w:p w14:paraId="06729C0D" w14:textId="77777777" w:rsidR="00A0290A" w:rsidRPr="008B33DC" w:rsidRDefault="003313F3" w:rsidP="004974D7">
            <w:pPr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프로젝트 관리자</w:t>
            </w:r>
          </w:p>
        </w:tc>
        <w:tc>
          <w:tcPr>
            <w:tcW w:w="7286" w:type="dxa"/>
            <w:vAlign w:val="center"/>
          </w:tcPr>
          <w:p w14:paraId="75D9454F" w14:textId="77777777" w:rsidR="00A0290A" w:rsidRPr="008B33DC" w:rsidRDefault="00A0290A" w:rsidP="0060599E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0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프로젝트 실무 책임자로서 계약사항을 준수</w:t>
            </w:r>
          </w:p>
          <w:p w14:paraId="2B44D672" w14:textId="77777777" w:rsidR="00A0290A" w:rsidRPr="008B33DC" w:rsidRDefault="00A0290A" w:rsidP="0060599E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0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프로젝트 총괄 관리 및 통제 (예산, 인원, 일정, 산출물, 품질관리 등)</w:t>
            </w:r>
          </w:p>
          <w:p w14:paraId="0AE398E0" w14:textId="77777777" w:rsidR="00A0290A" w:rsidRPr="008B33DC" w:rsidRDefault="00A0290A" w:rsidP="0060599E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0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의사소통 문제점, 역할 및 책임 범위해결/조정</w:t>
            </w:r>
          </w:p>
          <w:p w14:paraId="586C8B76" w14:textId="77777777" w:rsidR="00A0290A" w:rsidRPr="008B33DC" w:rsidRDefault="00A0290A" w:rsidP="0060599E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0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프로젝트 진척사항 보고 및 프로젝트 산출물 인도</w:t>
            </w:r>
          </w:p>
        </w:tc>
        <w:tc>
          <w:tcPr>
            <w:tcW w:w="703" w:type="dxa"/>
          </w:tcPr>
          <w:p w14:paraId="572F0FA6" w14:textId="77777777" w:rsidR="00A0290A" w:rsidRPr="008B33DC" w:rsidRDefault="00A0290A" w:rsidP="004974D7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</w:p>
        </w:tc>
      </w:tr>
      <w:tr w:rsidR="00A0290A" w:rsidRPr="008B33DC" w14:paraId="73D66A9F" w14:textId="77777777" w:rsidTr="004D15B9">
        <w:trPr>
          <w:trHeight w:val="1149"/>
        </w:trPr>
        <w:tc>
          <w:tcPr>
            <w:tcW w:w="2240" w:type="dxa"/>
            <w:shd w:val="clear" w:color="auto" w:fill="F2F2F2" w:themeFill="background1" w:themeFillShade="F2"/>
            <w:vAlign w:val="center"/>
          </w:tcPr>
          <w:p w14:paraId="06A27781" w14:textId="77777777" w:rsidR="00A0290A" w:rsidRPr="008B33DC" w:rsidRDefault="00A0290A" w:rsidP="004974D7">
            <w:pPr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품질관리</w:t>
            </w:r>
          </w:p>
        </w:tc>
        <w:tc>
          <w:tcPr>
            <w:tcW w:w="7286" w:type="dxa"/>
            <w:vAlign w:val="center"/>
          </w:tcPr>
          <w:p w14:paraId="21CF4AD6" w14:textId="77777777" w:rsidR="00A0290A" w:rsidRPr="008B33DC" w:rsidRDefault="00A0290A" w:rsidP="0060599E">
            <w:pPr>
              <w:widowControl/>
              <w:numPr>
                <w:ilvl w:val="0"/>
                <w:numId w:val="17"/>
              </w:numPr>
              <w:tabs>
                <w:tab w:val="clear" w:pos="720"/>
                <w:tab w:val="num" w:pos="33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프로젝트 품질 요구사항 취합 및 분석, 품질보증 목표 및 계획수립</w:t>
            </w:r>
          </w:p>
          <w:p w14:paraId="2876A559" w14:textId="77777777" w:rsidR="00A0290A" w:rsidRPr="008B33DC" w:rsidRDefault="00A0290A" w:rsidP="0060599E">
            <w:pPr>
              <w:widowControl/>
              <w:numPr>
                <w:ilvl w:val="0"/>
                <w:numId w:val="17"/>
              </w:numPr>
              <w:tabs>
                <w:tab w:val="clear" w:pos="720"/>
                <w:tab w:val="num" w:pos="33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산출물 표준 작성, 관리 및 산출물 검토 주관, 프로젝트 품질관리 주관</w:t>
            </w:r>
          </w:p>
          <w:p w14:paraId="6AB2043F" w14:textId="77777777" w:rsidR="00A0290A" w:rsidRPr="008B33DC" w:rsidRDefault="00A0290A" w:rsidP="0060599E">
            <w:pPr>
              <w:widowControl/>
              <w:numPr>
                <w:ilvl w:val="0"/>
                <w:numId w:val="17"/>
              </w:numPr>
              <w:tabs>
                <w:tab w:val="clear" w:pos="720"/>
                <w:tab w:val="num" w:pos="33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교육체계서, 기획/계획 작성 등 사업 중/사업 후 교육 지원</w:t>
            </w:r>
          </w:p>
        </w:tc>
        <w:tc>
          <w:tcPr>
            <w:tcW w:w="703" w:type="dxa"/>
          </w:tcPr>
          <w:p w14:paraId="4A59D893" w14:textId="77777777" w:rsidR="00A0290A" w:rsidRPr="008B33DC" w:rsidRDefault="00BA6CB8" w:rsidP="004974D7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proofErr w:type="spellStart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수행사</w:t>
            </w:r>
            <w:proofErr w:type="spellEnd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지원조직</w:t>
            </w:r>
          </w:p>
        </w:tc>
      </w:tr>
      <w:tr w:rsidR="00A0290A" w:rsidRPr="008B33DC" w14:paraId="50F1B6D4" w14:textId="77777777" w:rsidTr="004D15B9">
        <w:trPr>
          <w:trHeight w:val="1552"/>
        </w:trPr>
        <w:tc>
          <w:tcPr>
            <w:tcW w:w="2240" w:type="dxa"/>
            <w:shd w:val="clear" w:color="auto" w:fill="F2F2F2" w:themeFill="background1" w:themeFillShade="F2"/>
            <w:vAlign w:val="center"/>
          </w:tcPr>
          <w:p w14:paraId="03C55332" w14:textId="77777777" w:rsidR="00A0290A" w:rsidRPr="008B33DC" w:rsidRDefault="004E2431" w:rsidP="004974D7">
            <w:pPr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시스템 </w:t>
            </w:r>
            <w:proofErr w:type="spellStart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구축팀</w:t>
            </w:r>
            <w:proofErr w:type="spellEnd"/>
          </w:p>
        </w:tc>
        <w:tc>
          <w:tcPr>
            <w:tcW w:w="7286" w:type="dxa"/>
            <w:vAlign w:val="center"/>
          </w:tcPr>
          <w:p w14:paraId="44155B56" w14:textId="0D9EFE3E" w:rsidR="00110FFB" w:rsidRPr="008B33DC" w:rsidRDefault="006630C0" w:rsidP="0060599E">
            <w:pPr>
              <w:widowControl/>
              <w:numPr>
                <w:ilvl w:val="0"/>
                <w:numId w:val="18"/>
              </w:numPr>
              <w:tabs>
                <w:tab w:val="clear" w:pos="720"/>
                <w:tab w:val="num" w:pos="33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>
              <w:rPr>
                <w:rFonts w:asciiTheme="minorHAnsi" w:eastAsiaTheme="minorHAnsi" w:hAnsiTheme="minorHAnsi" w:cs="Arial" w:hint="eastAsia"/>
                <w:sz w:val="20"/>
              </w:rPr>
              <w:t>게이트 및 재고관리,</w:t>
            </w:r>
            <w:r>
              <w:rPr>
                <w:rFonts w:asciiTheme="minorHAnsi" w:eastAsiaTheme="minorHAnsi" w:hAnsiTheme="minorHAnsi" w:cs="Arial"/>
                <w:sz w:val="20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sz w:val="20"/>
              </w:rPr>
              <w:t>대외정보서비스</w:t>
            </w:r>
            <w:r w:rsidR="00110FFB"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상세 업무 설계를 통한 업무 프로세스 수립</w:t>
            </w:r>
          </w:p>
          <w:p w14:paraId="0DBF5E1C" w14:textId="278C3B4F" w:rsidR="00BA6CB8" w:rsidRPr="008B33DC" w:rsidRDefault="006630C0" w:rsidP="0060599E">
            <w:pPr>
              <w:widowControl/>
              <w:numPr>
                <w:ilvl w:val="0"/>
                <w:numId w:val="18"/>
              </w:numPr>
              <w:tabs>
                <w:tab w:val="clear" w:pos="720"/>
                <w:tab w:val="num" w:pos="33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>
              <w:rPr>
                <w:rFonts w:asciiTheme="minorHAnsi" w:eastAsiaTheme="minorHAnsi" w:hAnsiTheme="minorHAnsi" w:cs="Arial" w:hint="eastAsia"/>
                <w:sz w:val="20"/>
              </w:rPr>
              <w:t>응용 시스템</w:t>
            </w:r>
            <w:r w:rsidR="00110FFB"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개발</w:t>
            </w:r>
          </w:p>
          <w:p w14:paraId="018A08E1" w14:textId="77777777" w:rsidR="00A0290A" w:rsidRPr="008B33DC" w:rsidRDefault="00BA6CB8" w:rsidP="0060599E">
            <w:pPr>
              <w:widowControl/>
              <w:numPr>
                <w:ilvl w:val="0"/>
                <w:numId w:val="18"/>
              </w:numPr>
              <w:tabs>
                <w:tab w:val="clear" w:pos="720"/>
                <w:tab w:val="num" w:pos="33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시스템 사용자/운영자 교육</w:t>
            </w:r>
          </w:p>
          <w:p w14:paraId="747DF241" w14:textId="2DD6C73A" w:rsidR="00BA6CB8" w:rsidRPr="008B33DC" w:rsidRDefault="00BA6CB8" w:rsidP="0060599E">
            <w:pPr>
              <w:widowControl/>
              <w:numPr>
                <w:ilvl w:val="0"/>
                <w:numId w:val="18"/>
              </w:numPr>
              <w:tabs>
                <w:tab w:val="clear" w:pos="720"/>
                <w:tab w:val="num" w:pos="33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 xml:space="preserve">H/W, S/W 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납품 및 설치 </w:t>
            </w:r>
          </w:p>
        </w:tc>
        <w:tc>
          <w:tcPr>
            <w:tcW w:w="703" w:type="dxa"/>
          </w:tcPr>
          <w:p w14:paraId="1EC399D8" w14:textId="77777777" w:rsidR="00A0290A" w:rsidRPr="008B33DC" w:rsidRDefault="00A0290A" w:rsidP="004974D7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</w:p>
        </w:tc>
      </w:tr>
    </w:tbl>
    <w:p w14:paraId="63FFC82B" w14:textId="6B8685B7" w:rsidR="004974D7" w:rsidRDefault="004974D7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22C4AAA7" w14:textId="6DD3952B" w:rsidR="00C445B9" w:rsidRDefault="00C445B9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690E7DEB" w14:textId="77777777" w:rsidR="00C445B9" w:rsidRDefault="00C445B9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43FE6725" w14:textId="670179E7" w:rsidR="00C445B9" w:rsidRDefault="00C445B9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3EAE937F" w14:textId="2BBEA5E2" w:rsidR="00C445B9" w:rsidRDefault="00C445B9" w:rsidP="00C445B9">
      <w:pPr>
        <w:pStyle w:val="20"/>
      </w:pPr>
      <w:bookmarkStart w:id="45" w:name="_Toc105506547"/>
      <w:r>
        <w:rPr>
          <w:rFonts w:hint="eastAsia"/>
        </w:rPr>
        <w:lastRenderedPageBreak/>
        <w:t>투입인력</w:t>
      </w:r>
      <w:r>
        <w:rPr>
          <w:rFonts w:hint="eastAsia"/>
        </w:rPr>
        <w:t xml:space="preserve"> </w:t>
      </w:r>
      <w:r>
        <w:rPr>
          <w:rFonts w:hint="eastAsia"/>
        </w:rPr>
        <w:t>이력사항</w:t>
      </w:r>
      <w:bookmarkEnd w:id="45"/>
    </w:p>
    <w:p w14:paraId="4BEEAA24" w14:textId="14BC2D79" w:rsidR="00B85D54" w:rsidRPr="00B85D54" w:rsidRDefault="00EA3670" w:rsidP="00B85D54">
      <w:pPr>
        <w:pStyle w:val="a3"/>
        <w:ind w:left="0"/>
      </w:pPr>
      <w:r>
        <w:rPr>
          <w:noProof/>
        </w:rPr>
        <w:drawing>
          <wp:inline distT="0" distB="0" distL="0" distR="0" wp14:anchorId="122929A4" wp14:editId="4ACC08B4">
            <wp:extent cx="6570345" cy="5742940"/>
            <wp:effectExtent l="0" t="0" r="1905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F8F12CFA-9832-46E2-AE35-8612764A36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F8F12CFA-9832-46E2-AE35-8612764A36BB}"/>
                        </a:ext>
                      </a:extLst>
                    </pic:cNvPr>
                    <pic:cNvPicPr>
                      <a:picLocks noChangeAspect="1" noChangeArrowheads="1"/>
                      <a:extLst>
                        <a:ext uri="{84589F7E-364E-4C9E-8A38-B11213B215E9}">
                          <a14:cameraTool xmlns:a14="http://schemas.microsoft.com/office/drawing/2010/main" cellRange="$B$1:$I$26"/>
                        </a:ext>
                      </a:extLst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742940"/>
                    </a:xfrm>
                    <a:prstGeom prst="rect">
                      <a:avLst/>
                    </a:prstGeom>
                    <a:solidFill>
                      <a:srgbClr xmlns:a14="http://schemas.microsoft.com/office/drawing/2010/main" val="FFFFFF" mc:Ignorable="a14" a14:legacySpreadsheetColorIndex="9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AEFBB3" w14:textId="77777777" w:rsidR="004974D7" w:rsidRPr="008B33DC" w:rsidRDefault="004974D7" w:rsidP="00FB0954">
      <w:pPr>
        <w:pStyle w:val="10"/>
        <w:ind w:left="540" w:hanging="540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br w:type="page"/>
      </w:r>
      <w:r w:rsidRPr="008B33DC">
        <w:rPr>
          <w:rFonts w:asciiTheme="minorHAnsi" w:eastAsiaTheme="minorHAnsi" w:hAnsiTheme="minorHAnsi"/>
        </w:rPr>
        <w:lastRenderedPageBreak/>
        <w:t xml:space="preserve"> </w:t>
      </w:r>
      <w:bookmarkStart w:id="46" w:name="_Toc105506548"/>
      <w:r w:rsidRPr="008B33DC">
        <w:rPr>
          <w:rFonts w:asciiTheme="minorHAnsi" w:eastAsiaTheme="minorHAnsi" w:hAnsiTheme="minorHAnsi"/>
        </w:rPr>
        <w:t xml:space="preserve">프로젝트 </w:t>
      </w:r>
      <w:r w:rsidRPr="008B33DC">
        <w:rPr>
          <w:rFonts w:asciiTheme="minorHAnsi" w:eastAsiaTheme="minorHAnsi" w:hAnsiTheme="minorHAnsi" w:hint="eastAsia"/>
        </w:rPr>
        <w:t>추진</w:t>
      </w:r>
      <w:r w:rsidRPr="008B33DC">
        <w:rPr>
          <w:rFonts w:asciiTheme="minorHAnsi" w:eastAsiaTheme="minorHAnsi" w:hAnsiTheme="minorHAnsi"/>
        </w:rPr>
        <w:t>일정</w:t>
      </w:r>
      <w:bookmarkEnd w:id="46"/>
    </w:p>
    <w:p w14:paraId="61FAF950" w14:textId="6FD02559" w:rsidR="004974D7" w:rsidRPr="008B33DC" w:rsidRDefault="004974D7" w:rsidP="00FB0954">
      <w:pPr>
        <w:pStyle w:val="20"/>
        <w:ind w:left="619" w:hanging="619"/>
        <w:rPr>
          <w:rFonts w:asciiTheme="minorHAnsi" w:eastAsiaTheme="minorHAnsi" w:hAnsiTheme="minorHAnsi"/>
        </w:rPr>
      </w:pPr>
      <w:bookmarkStart w:id="47" w:name="_GoBack"/>
      <w:bookmarkEnd w:id="47"/>
      <w:r w:rsidRPr="008B33DC">
        <w:rPr>
          <w:rFonts w:asciiTheme="minorHAnsi" w:eastAsiaTheme="minorHAnsi" w:hAnsiTheme="minorHAnsi" w:hint="eastAsia"/>
        </w:rPr>
        <w:t xml:space="preserve"> </w:t>
      </w:r>
      <w:bookmarkStart w:id="48" w:name="_Toc105506549"/>
      <w:r w:rsidRPr="008B33DC">
        <w:rPr>
          <w:rFonts w:asciiTheme="minorHAnsi" w:eastAsiaTheme="minorHAnsi" w:hAnsiTheme="minorHAnsi" w:hint="eastAsia"/>
        </w:rPr>
        <w:t>일정 수립 전략</w:t>
      </w:r>
      <w:bookmarkEnd w:id="48"/>
    </w:p>
    <w:tbl>
      <w:tblPr>
        <w:tblW w:w="1049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977"/>
        <w:gridCol w:w="7513"/>
      </w:tblGrid>
      <w:tr w:rsidR="004974D7" w:rsidRPr="008B33DC" w14:paraId="1C7E13B1" w14:textId="77777777" w:rsidTr="007002DF">
        <w:trPr>
          <w:trHeight w:val="348"/>
        </w:trPr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808080"/>
              <w:right w:val="single" w:sz="8" w:space="0" w:color="808080"/>
            </w:tcBorders>
            <w:shd w:val="clear" w:color="auto" w:fill="D9D9D9" w:themeFill="background1" w:themeFillShade="D9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743B527E" w14:textId="77777777" w:rsidR="004974D7" w:rsidRPr="008B33DC" w:rsidRDefault="004974D7" w:rsidP="00FB0954">
            <w:pPr>
              <w:wordWrap/>
              <w:adjustRightInd w:val="0"/>
              <w:spacing w:line="300" w:lineRule="exact"/>
              <w:jc w:val="left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bCs/>
              </w:rPr>
              <w:t>기간설정 적정성</w:t>
            </w:r>
            <w:r w:rsidR="00FB0954" w:rsidRPr="008B33DC">
              <w:rPr>
                <w:rFonts w:asciiTheme="minorHAnsi" w:eastAsiaTheme="minorHAnsi" w:hAnsiTheme="minorHAnsi" w:cs="Arial" w:hint="eastAsia"/>
                <w:b/>
                <w:bCs/>
              </w:rPr>
              <w:t xml:space="preserve"> </w:t>
            </w:r>
            <w:r w:rsidRPr="008B33DC">
              <w:rPr>
                <w:rFonts w:asciiTheme="minorHAnsi" w:eastAsiaTheme="minorHAnsi" w:hAnsiTheme="minorHAnsi" w:cs="Arial" w:hint="eastAsia"/>
                <w:b/>
                <w:bCs/>
              </w:rPr>
              <w:t>확보</w:t>
            </w:r>
          </w:p>
        </w:tc>
        <w:tc>
          <w:tcPr>
            <w:tcW w:w="7513" w:type="dxa"/>
            <w:tcBorders>
              <w:top w:val="single" w:sz="8" w:space="0" w:color="000000"/>
              <w:left w:val="single" w:sz="8" w:space="0" w:color="808080"/>
              <w:bottom w:val="single" w:sz="8" w:space="0" w:color="808080"/>
              <w:right w:val="single" w:sz="8" w:space="0" w:color="000000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22D8A336" w14:textId="77777777" w:rsidR="004974D7" w:rsidRPr="008B33DC" w:rsidRDefault="004974D7" w:rsidP="0060599E">
            <w:pPr>
              <w:numPr>
                <w:ilvl w:val="0"/>
                <w:numId w:val="24"/>
              </w:numPr>
              <w:tabs>
                <w:tab w:val="clear" w:pos="720"/>
              </w:tabs>
              <w:wordWrap/>
              <w:adjustRightInd w:val="0"/>
              <w:spacing w:line="300" w:lineRule="exact"/>
              <w:ind w:leftChars="32" w:left="290" w:hangingChars="110" w:hanging="220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다양한 </w:t>
            </w:r>
            <w:r w:rsidR="00436A51" w:rsidRPr="008B33DC">
              <w:rPr>
                <w:rFonts w:asciiTheme="minorHAnsi" w:eastAsiaTheme="minorHAnsi" w:hAnsiTheme="minorHAnsi" w:cs="Arial" w:hint="eastAsia"/>
                <w:sz w:val="20"/>
              </w:rPr>
              <w:t>분야별 연계를 고려한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상세 공정 정의 및 세부 일정 수립</w:t>
            </w:r>
          </w:p>
          <w:p w14:paraId="6BFA16C5" w14:textId="77777777" w:rsidR="004974D7" w:rsidRPr="008B33DC" w:rsidRDefault="00436A51" w:rsidP="0060599E">
            <w:pPr>
              <w:numPr>
                <w:ilvl w:val="0"/>
                <w:numId w:val="24"/>
              </w:numPr>
              <w:tabs>
                <w:tab w:val="clear" w:pos="720"/>
              </w:tabs>
              <w:wordWrap/>
              <w:adjustRightInd w:val="0"/>
              <w:spacing w:line="300" w:lineRule="exact"/>
              <w:ind w:leftChars="32" w:left="290" w:hangingChars="110" w:hanging="220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최대</w:t>
            </w:r>
            <w:r w:rsidR="004974D7" w:rsidRPr="008B33DC">
              <w:rPr>
                <w:rFonts w:asciiTheme="minorHAnsi" w:eastAsiaTheme="minorHAnsi" w:hAnsiTheme="minorHAnsi" w:cs="Arial" w:hint="eastAsia"/>
                <w:sz w:val="20"/>
              </w:rPr>
              <w:t>한 시험운영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(테스트)</w:t>
            </w:r>
            <w:r w:rsidR="004974D7"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일정 확보</w:t>
            </w:r>
          </w:p>
          <w:p w14:paraId="744880B2" w14:textId="77777777" w:rsidR="004974D7" w:rsidRPr="008B33DC" w:rsidRDefault="004974D7" w:rsidP="0060599E">
            <w:pPr>
              <w:numPr>
                <w:ilvl w:val="0"/>
                <w:numId w:val="24"/>
              </w:numPr>
              <w:tabs>
                <w:tab w:val="clear" w:pos="720"/>
              </w:tabs>
              <w:wordWrap/>
              <w:adjustRightInd w:val="0"/>
              <w:spacing w:line="300" w:lineRule="exact"/>
              <w:ind w:leftChars="32" w:left="290" w:hangingChars="110" w:hanging="220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시스템 별 연관 관계 및 기간 고려</w:t>
            </w:r>
          </w:p>
        </w:tc>
      </w:tr>
      <w:tr w:rsidR="004974D7" w:rsidRPr="008B33DC" w14:paraId="5255E63C" w14:textId="77777777" w:rsidTr="007002DF">
        <w:trPr>
          <w:trHeight w:val="436"/>
        </w:trPr>
        <w:tc>
          <w:tcPr>
            <w:tcW w:w="2977" w:type="dxa"/>
            <w:tcBorders>
              <w:top w:val="single" w:sz="8" w:space="0" w:color="808080"/>
              <w:left w:val="single" w:sz="8" w:space="0" w:color="000000"/>
              <w:bottom w:val="single" w:sz="8" w:space="0" w:color="808080"/>
              <w:right w:val="single" w:sz="8" w:space="0" w:color="808080"/>
            </w:tcBorders>
            <w:shd w:val="clear" w:color="auto" w:fill="D9D9D9" w:themeFill="background1" w:themeFillShade="D9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2BC63DDA" w14:textId="77777777" w:rsidR="004974D7" w:rsidRPr="008B33DC" w:rsidRDefault="004974D7" w:rsidP="004974D7">
            <w:pPr>
              <w:wordWrap/>
              <w:adjustRightInd w:val="0"/>
              <w:spacing w:line="300" w:lineRule="exact"/>
              <w:jc w:val="left"/>
              <w:textAlignment w:val="baseline"/>
              <w:rPr>
                <w:rFonts w:asciiTheme="minorHAnsi" w:eastAsiaTheme="minorHAnsi" w:hAnsiTheme="minorHAnsi" w:cs="Arial"/>
                <w:b/>
                <w:bCs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bCs/>
              </w:rPr>
              <w:t>일정 타당성 확보</w:t>
            </w:r>
          </w:p>
        </w:tc>
        <w:tc>
          <w:tcPr>
            <w:tcW w:w="751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000000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6F3F91C9" w14:textId="77777777" w:rsidR="004974D7" w:rsidRPr="008B33DC" w:rsidRDefault="004974D7" w:rsidP="0060599E">
            <w:pPr>
              <w:numPr>
                <w:ilvl w:val="0"/>
                <w:numId w:val="25"/>
              </w:numPr>
              <w:tabs>
                <w:tab w:val="clear" w:pos="720"/>
              </w:tabs>
              <w:wordWrap/>
              <w:adjustRightInd w:val="0"/>
              <w:spacing w:line="300" w:lineRule="exact"/>
              <w:ind w:leftChars="33" w:left="294" w:hanging="221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시스템 일정 및 공정의 통합 관리</w:t>
            </w:r>
          </w:p>
          <w:p w14:paraId="74C8B1B2" w14:textId="77777777" w:rsidR="004974D7" w:rsidRPr="008B33DC" w:rsidRDefault="004974D7" w:rsidP="0060599E">
            <w:pPr>
              <w:numPr>
                <w:ilvl w:val="0"/>
                <w:numId w:val="25"/>
              </w:numPr>
              <w:tabs>
                <w:tab w:val="clear" w:pos="720"/>
              </w:tabs>
              <w:wordWrap/>
              <w:adjustRightInd w:val="0"/>
              <w:spacing w:line="300" w:lineRule="exact"/>
              <w:ind w:leftChars="33" w:left="294" w:hanging="221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업무별 난이도 고려 여유 일정 확보</w:t>
            </w:r>
          </w:p>
        </w:tc>
      </w:tr>
      <w:tr w:rsidR="004974D7" w:rsidRPr="008B33DC" w14:paraId="257D8478" w14:textId="77777777" w:rsidTr="007002DF">
        <w:trPr>
          <w:trHeight w:val="436"/>
        </w:trPr>
        <w:tc>
          <w:tcPr>
            <w:tcW w:w="2977" w:type="dxa"/>
            <w:tcBorders>
              <w:top w:val="single" w:sz="8" w:space="0" w:color="808080"/>
              <w:left w:val="single" w:sz="8" w:space="0" w:color="000000"/>
              <w:bottom w:val="single" w:sz="8" w:space="0" w:color="808080"/>
              <w:right w:val="single" w:sz="8" w:space="0" w:color="808080"/>
            </w:tcBorders>
            <w:shd w:val="clear" w:color="auto" w:fill="D9D9D9" w:themeFill="background1" w:themeFillShade="D9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446E6D47" w14:textId="77777777" w:rsidR="004974D7" w:rsidRPr="008B33DC" w:rsidRDefault="004974D7" w:rsidP="00FB0954">
            <w:pPr>
              <w:wordWrap/>
              <w:adjustRightInd w:val="0"/>
              <w:spacing w:line="300" w:lineRule="exact"/>
              <w:jc w:val="left"/>
              <w:textAlignment w:val="baseline"/>
              <w:rPr>
                <w:rFonts w:asciiTheme="minorHAnsi" w:eastAsiaTheme="minorHAnsi" w:hAnsiTheme="minorHAnsi" w:cs="Arial"/>
                <w:b/>
                <w:bCs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bCs/>
              </w:rPr>
              <w:t>관련사업 경험인력</w:t>
            </w:r>
            <w:r w:rsidR="00FB0954" w:rsidRPr="008B33DC">
              <w:rPr>
                <w:rFonts w:asciiTheme="minorHAnsi" w:eastAsiaTheme="minorHAnsi" w:hAnsiTheme="minorHAnsi" w:cs="Arial" w:hint="eastAsia"/>
                <w:b/>
                <w:bCs/>
              </w:rPr>
              <w:t xml:space="preserve"> </w:t>
            </w:r>
            <w:r w:rsidRPr="008B33DC">
              <w:rPr>
                <w:rFonts w:asciiTheme="minorHAnsi" w:eastAsiaTheme="minorHAnsi" w:hAnsiTheme="minorHAnsi" w:cs="Arial" w:hint="eastAsia"/>
                <w:b/>
                <w:bCs/>
              </w:rPr>
              <w:t>투입</w:t>
            </w:r>
          </w:p>
        </w:tc>
        <w:tc>
          <w:tcPr>
            <w:tcW w:w="751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000000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5B6322B2" w14:textId="77777777" w:rsidR="004974D7" w:rsidRPr="008B33DC" w:rsidRDefault="004974D7" w:rsidP="0060599E">
            <w:pPr>
              <w:numPr>
                <w:ilvl w:val="0"/>
                <w:numId w:val="26"/>
              </w:numPr>
              <w:tabs>
                <w:tab w:val="clear" w:pos="720"/>
              </w:tabs>
              <w:wordWrap/>
              <w:adjustRightInd w:val="0"/>
              <w:spacing w:line="300" w:lineRule="exact"/>
              <w:ind w:leftChars="32" w:left="291" w:hanging="221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목표 시스템의 완벽한 이해를 바탕으로 소요시간의 단축</w:t>
            </w:r>
          </w:p>
          <w:p w14:paraId="0536E1B5" w14:textId="77777777" w:rsidR="004974D7" w:rsidRPr="008B33DC" w:rsidRDefault="00436A51" w:rsidP="0060599E">
            <w:pPr>
              <w:numPr>
                <w:ilvl w:val="0"/>
                <w:numId w:val="26"/>
              </w:numPr>
              <w:tabs>
                <w:tab w:val="clear" w:pos="720"/>
              </w:tabs>
              <w:wordWrap/>
              <w:adjustRightInd w:val="0"/>
              <w:spacing w:line="300" w:lineRule="exact"/>
              <w:ind w:leftChars="32" w:left="291" w:hanging="221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항만,</w:t>
            </w:r>
            <w:r w:rsidRPr="008B33DC">
              <w:rPr>
                <w:rFonts w:asciiTheme="minorHAnsi" w:eastAsiaTheme="minorHAnsi" w:hAnsiTheme="minorHAnsi" w:cs="Arial"/>
                <w:sz w:val="20"/>
              </w:rPr>
              <w:t xml:space="preserve"> 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하역 및 물류</w:t>
            </w:r>
            <w:r w:rsidR="004974D7"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업무 프로젝트 수행 경험 인력의 투입</w:t>
            </w:r>
          </w:p>
        </w:tc>
      </w:tr>
      <w:tr w:rsidR="004974D7" w:rsidRPr="008B33DC" w14:paraId="513335C2" w14:textId="77777777" w:rsidTr="007002DF">
        <w:trPr>
          <w:trHeight w:val="16"/>
        </w:trPr>
        <w:tc>
          <w:tcPr>
            <w:tcW w:w="2977" w:type="dxa"/>
            <w:tcBorders>
              <w:top w:val="single" w:sz="8" w:space="0" w:color="808080"/>
              <w:left w:val="single" w:sz="8" w:space="0" w:color="000000"/>
              <w:bottom w:val="single" w:sz="8" w:space="0" w:color="000000"/>
              <w:right w:val="single" w:sz="8" w:space="0" w:color="808080"/>
            </w:tcBorders>
            <w:shd w:val="clear" w:color="auto" w:fill="D9D9D9" w:themeFill="background1" w:themeFillShade="D9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5B4FAD69" w14:textId="77777777" w:rsidR="004974D7" w:rsidRPr="008B33DC" w:rsidRDefault="004974D7" w:rsidP="004974D7">
            <w:pPr>
              <w:wordWrap/>
              <w:adjustRightInd w:val="0"/>
              <w:spacing w:line="300" w:lineRule="exact"/>
              <w:jc w:val="left"/>
              <w:textAlignment w:val="baseline"/>
              <w:rPr>
                <w:rFonts w:asciiTheme="minorHAnsi" w:eastAsiaTheme="minorHAnsi" w:hAnsiTheme="minorHAnsi" w:cs="Arial"/>
                <w:b/>
                <w:bCs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bCs/>
              </w:rPr>
              <w:t xml:space="preserve">안정적 사업관리와 </w:t>
            </w:r>
          </w:p>
          <w:p w14:paraId="1ABC695E" w14:textId="77777777" w:rsidR="004974D7" w:rsidRPr="008B33DC" w:rsidRDefault="004974D7" w:rsidP="004974D7">
            <w:pPr>
              <w:wordWrap/>
              <w:adjustRightInd w:val="0"/>
              <w:spacing w:line="300" w:lineRule="exact"/>
              <w:jc w:val="left"/>
              <w:textAlignment w:val="baseline"/>
              <w:rPr>
                <w:rFonts w:asciiTheme="minorHAnsi" w:eastAsiaTheme="minorHAnsi" w:hAnsiTheme="minorHAnsi" w:cs="Arial"/>
                <w:b/>
                <w:bCs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bCs/>
              </w:rPr>
              <w:t>다양한 경험 활용</w:t>
            </w:r>
          </w:p>
        </w:tc>
        <w:tc>
          <w:tcPr>
            <w:tcW w:w="7513" w:type="dxa"/>
            <w:tcBorders>
              <w:top w:val="single" w:sz="8" w:space="0" w:color="808080"/>
              <w:left w:val="single" w:sz="8" w:space="0" w:color="80808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4922F4EB" w14:textId="356A9005" w:rsidR="004974D7" w:rsidRPr="008B33DC" w:rsidRDefault="004974D7" w:rsidP="0060599E">
            <w:pPr>
              <w:numPr>
                <w:ilvl w:val="0"/>
                <w:numId w:val="27"/>
              </w:numPr>
              <w:tabs>
                <w:tab w:val="clear" w:pos="720"/>
              </w:tabs>
              <w:wordWrap/>
              <w:adjustRightInd w:val="0"/>
              <w:spacing w:line="300" w:lineRule="exact"/>
              <w:ind w:leftChars="32" w:left="291" w:hanging="221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고객의 요구에 부합하는 시스템 구축</w:t>
            </w:r>
          </w:p>
          <w:p w14:paraId="5D1AB6EF" w14:textId="77777777" w:rsidR="004974D7" w:rsidRPr="008B33DC" w:rsidRDefault="004974D7" w:rsidP="0060599E">
            <w:pPr>
              <w:numPr>
                <w:ilvl w:val="0"/>
                <w:numId w:val="27"/>
              </w:numPr>
              <w:tabs>
                <w:tab w:val="clear" w:pos="720"/>
              </w:tabs>
              <w:wordWrap/>
              <w:adjustRightInd w:val="0"/>
              <w:spacing w:line="300" w:lineRule="exact"/>
              <w:ind w:leftChars="32" w:left="291" w:hanging="221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적절한 사업관리를 통한 납기 준수</w:t>
            </w:r>
          </w:p>
          <w:p w14:paraId="64E8C750" w14:textId="77777777" w:rsidR="004974D7" w:rsidRPr="008B33DC" w:rsidRDefault="004974D7" w:rsidP="0060599E">
            <w:pPr>
              <w:numPr>
                <w:ilvl w:val="0"/>
                <w:numId w:val="27"/>
              </w:numPr>
              <w:tabs>
                <w:tab w:val="clear" w:pos="720"/>
              </w:tabs>
              <w:wordWrap/>
              <w:adjustRightInd w:val="0"/>
              <w:spacing w:line="300" w:lineRule="exact"/>
              <w:ind w:leftChars="32" w:left="291" w:hanging="221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사업관리 전문가에 의한 일정계획 수립</w:t>
            </w:r>
          </w:p>
        </w:tc>
      </w:tr>
    </w:tbl>
    <w:p w14:paraId="34A22A52" w14:textId="77777777" w:rsidR="004974D7" w:rsidRPr="008B33DC" w:rsidRDefault="004974D7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4C3E5345" w14:textId="73C34000" w:rsidR="004974D7" w:rsidRPr="008B33DC" w:rsidRDefault="004974D7" w:rsidP="00FB0954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 w:hint="eastAsia"/>
        </w:rPr>
        <w:t xml:space="preserve"> </w:t>
      </w:r>
      <w:bookmarkStart w:id="49" w:name="_Toc105506550"/>
      <w:r w:rsidRPr="008B33DC">
        <w:rPr>
          <w:rFonts w:asciiTheme="minorHAnsi" w:eastAsiaTheme="minorHAnsi" w:hAnsiTheme="minorHAnsi" w:hint="eastAsia"/>
        </w:rPr>
        <w:t>사업추진일정</w:t>
      </w:r>
      <w:bookmarkEnd w:id="49"/>
    </w:p>
    <w:tbl>
      <w:tblPr>
        <w:tblStyle w:val="aff2"/>
        <w:tblW w:w="0" w:type="auto"/>
        <w:tblLook w:val="01E0" w:firstRow="1" w:lastRow="1" w:firstColumn="1" w:lastColumn="1" w:noHBand="0" w:noVBand="0"/>
      </w:tblPr>
      <w:tblGrid>
        <w:gridCol w:w="10337"/>
      </w:tblGrid>
      <w:tr w:rsidR="004974D7" w:rsidRPr="008B33DC" w14:paraId="3A753E11" w14:textId="77777777" w:rsidTr="00FB0954">
        <w:trPr>
          <w:trHeight w:val="6355"/>
        </w:trPr>
        <w:tc>
          <w:tcPr>
            <w:tcW w:w="10456" w:type="dxa"/>
          </w:tcPr>
          <w:p w14:paraId="0E0D62D9" w14:textId="5B2F61B3" w:rsidR="00FB0954" w:rsidRPr="008B33DC" w:rsidRDefault="00FB0954" w:rsidP="004974D7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/>
              </w:rPr>
            </w:pPr>
          </w:p>
          <w:p w14:paraId="3295DE13" w14:textId="18315E54" w:rsidR="004974D7" w:rsidRPr="008B33DC" w:rsidRDefault="00F85934" w:rsidP="004974D7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</w:rPr>
            </w:pPr>
            <w:ins w:id="50" w:author="박철규/Park Chulkyu" w:date="2022-06-02T11:38:00Z">
              <w:r w:rsidRPr="00D661AD">
                <w:rPr>
                  <w:rFonts w:asciiTheme="minorHAnsi" w:eastAsiaTheme="minorHAnsi" w:hAnsiTheme="minorHAnsi" w:cs="Arial"/>
                  <w:noProof/>
                </w:rPr>
                <w:drawing>
                  <wp:inline distT="0" distB="0" distL="0" distR="0" wp14:anchorId="38FC8978" wp14:editId="4B3288F9">
                    <wp:extent cx="6570345" cy="3005455"/>
                    <wp:effectExtent l="0" t="0" r="1905" b="4445"/>
                    <wp:docPr id="293033" name="그림 6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536505E7-E452-4331-9ACD-E692BFD8977E}"/>
                        </a:ext>
                      </a:extLst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" name="그림 6">
                              <a:extLst>
                                <a:ext uri="{FF2B5EF4-FFF2-40B4-BE49-F238E27FC236}">
                                  <a16:creationId xmlns:a16="http://schemas.microsoft.com/office/drawing/2014/main" id="{536505E7-E452-4331-9ACD-E692BFD8977E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570345" cy="300545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</w:tbl>
    <w:p w14:paraId="70523EFA" w14:textId="77777777" w:rsidR="004974D7" w:rsidRPr="008B33DC" w:rsidRDefault="004974D7" w:rsidP="00FB0954">
      <w:pPr>
        <w:pStyle w:val="10"/>
        <w:ind w:left="540" w:hanging="540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br w:type="page"/>
      </w:r>
      <w:r w:rsidRPr="008B33DC">
        <w:rPr>
          <w:rFonts w:asciiTheme="minorHAnsi" w:eastAsiaTheme="minorHAnsi" w:hAnsiTheme="minorHAnsi"/>
        </w:rPr>
        <w:lastRenderedPageBreak/>
        <w:t xml:space="preserve"> </w:t>
      </w:r>
      <w:bookmarkStart w:id="51" w:name="_Toc105506551"/>
      <w:r w:rsidRPr="008B33DC">
        <w:rPr>
          <w:rFonts w:asciiTheme="minorHAnsi" w:eastAsiaTheme="minorHAnsi" w:hAnsiTheme="minorHAnsi"/>
        </w:rPr>
        <w:t>투입</w:t>
      </w:r>
      <w:r w:rsidRPr="008B33DC">
        <w:rPr>
          <w:rFonts w:asciiTheme="minorHAnsi" w:eastAsiaTheme="minorHAnsi" w:hAnsiTheme="minorHAnsi" w:hint="eastAsia"/>
        </w:rPr>
        <w:t xml:space="preserve"> </w:t>
      </w:r>
      <w:r w:rsidRPr="008B33DC">
        <w:rPr>
          <w:rFonts w:asciiTheme="minorHAnsi" w:eastAsiaTheme="minorHAnsi" w:hAnsiTheme="minorHAnsi"/>
        </w:rPr>
        <w:t>인력 현황</w:t>
      </w:r>
      <w:bookmarkEnd w:id="51"/>
    </w:p>
    <w:p w14:paraId="1E46DF21" w14:textId="6D476DB0" w:rsidR="004974D7" w:rsidRDefault="004974D7" w:rsidP="00FB0954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 w:hint="eastAsia"/>
        </w:rPr>
        <w:t xml:space="preserve"> </w:t>
      </w:r>
      <w:bookmarkStart w:id="52" w:name="_Toc105506552"/>
      <w:r w:rsidRPr="008B33DC">
        <w:rPr>
          <w:rFonts w:asciiTheme="minorHAnsi" w:eastAsiaTheme="minorHAnsi" w:hAnsiTheme="minorHAnsi" w:hint="eastAsia"/>
        </w:rPr>
        <w:t xml:space="preserve">투입 인력 </w:t>
      </w:r>
      <w:r w:rsidR="00BC25A0">
        <w:rPr>
          <w:rFonts w:asciiTheme="minorHAnsi" w:eastAsiaTheme="minorHAnsi" w:hAnsiTheme="minorHAnsi" w:hint="eastAsia"/>
        </w:rPr>
        <w:t>계획</w:t>
      </w:r>
      <w:bookmarkEnd w:id="52"/>
    </w:p>
    <w:p w14:paraId="6847DB04" w14:textId="4E7D46BC" w:rsidR="00D7384A" w:rsidRPr="002A2A0E" w:rsidRDefault="00F85934" w:rsidP="00F85934">
      <w:pPr>
        <w:pStyle w:val="a3"/>
        <w:ind w:left="0"/>
      </w:pPr>
      <w:r>
        <w:rPr>
          <w:noProof/>
        </w:rPr>
        <w:drawing>
          <wp:inline distT="0" distB="0" distL="0" distR="0" wp14:anchorId="370F68BF" wp14:editId="060673A2">
            <wp:extent cx="6570345" cy="1793170"/>
            <wp:effectExtent l="0" t="0" r="1905" b="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83F1A4CD-A98D-44FA-8129-55C4760AA8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83F1A4CD-A98D-44FA-8129-55C4760AA89B}"/>
                        </a:ext>
                      </a:extLst>
                    </pic:cNvPr>
                    <pic:cNvPicPr>
                      <a:picLocks noChangeAspect="1" noChangeArrowheads="1"/>
                      <a:extLst>
                        <a:ext uri="{84589F7E-364E-4C9E-8A38-B11213B215E9}">
                          <a14:cameraTool xmlns:a14="http://schemas.microsoft.com/office/drawing/2010/main" cellRange="$B$11:$M$16"/>
                        </a:ext>
                      </a:extLst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179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D10F29" w14:textId="0E5E9A55" w:rsidR="004974D7" w:rsidRPr="008B33DC" w:rsidRDefault="004974D7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40CB06B8" w14:textId="77777777" w:rsidR="00496D3E" w:rsidRPr="008B33DC" w:rsidRDefault="004974D7" w:rsidP="00496D3E">
      <w:pPr>
        <w:pStyle w:val="10"/>
        <w:ind w:left="540" w:hanging="540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br w:type="page"/>
      </w:r>
      <w:r w:rsidRPr="008B33DC">
        <w:rPr>
          <w:rFonts w:asciiTheme="minorHAnsi" w:eastAsiaTheme="minorHAnsi" w:hAnsiTheme="minorHAnsi"/>
        </w:rPr>
        <w:lastRenderedPageBreak/>
        <w:t xml:space="preserve"> </w:t>
      </w:r>
      <w:bookmarkStart w:id="53" w:name="_Toc105506553"/>
      <w:bookmarkEnd w:id="4"/>
      <w:r w:rsidR="00496D3E" w:rsidRPr="008B33DC">
        <w:rPr>
          <w:rFonts w:asciiTheme="minorHAnsi" w:eastAsiaTheme="minorHAnsi" w:hAnsiTheme="minorHAnsi"/>
        </w:rPr>
        <w:t>사업관리 방안</w:t>
      </w:r>
      <w:bookmarkEnd w:id="53"/>
    </w:p>
    <w:p w14:paraId="5644C4CE" w14:textId="77777777" w:rsidR="00496D3E" w:rsidRPr="008B33DC" w:rsidRDefault="00496D3E" w:rsidP="00496D3E">
      <w:pPr>
        <w:pStyle w:val="20"/>
        <w:ind w:left="608" w:hanging="608"/>
        <w:rPr>
          <w:rFonts w:asciiTheme="minorHAnsi" w:eastAsiaTheme="minorHAnsi" w:hAnsiTheme="minorHAnsi"/>
        </w:rPr>
      </w:pPr>
      <w:bookmarkStart w:id="54" w:name="_Toc105506554"/>
      <w:r w:rsidRPr="008B33DC">
        <w:rPr>
          <w:rFonts w:asciiTheme="minorHAnsi" w:eastAsiaTheme="minorHAnsi" w:hAnsiTheme="minorHAnsi"/>
        </w:rPr>
        <w:t>진도관리</w:t>
      </w:r>
      <w:bookmarkEnd w:id="54"/>
    </w:p>
    <w:p w14:paraId="273EFCA3" w14:textId="77777777" w:rsidR="0071511F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주어진 납기 내에 안정적인 시스템을 구축하는 것을 목표로 진행한다</w:t>
      </w:r>
    </w:p>
    <w:p w14:paraId="366EBEF9" w14:textId="1AF8509C" w:rsidR="0071511F" w:rsidRDefault="0071511F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</w:p>
    <w:tbl>
      <w:tblPr>
        <w:tblStyle w:val="aff2"/>
        <w:tblpPr w:leftFromText="142" w:rightFromText="142" w:vertAnchor="text" w:horzAnchor="margin" w:tblpYSpec="inside"/>
        <w:tblW w:w="10444" w:type="dxa"/>
        <w:tblLook w:val="04A0" w:firstRow="1" w:lastRow="0" w:firstColumn="1" w:lastColumn="0" w:noHBand="0" w:noVBand="1"/>
      </w:tblPr>
      <w:tblGrid>
        <w:gridCol w:w="1537"/>
        <w:gridCol w:w="6426"/>
        <w:gridCol w:w="2481"/>
      </w:tblGrid>
      <w:tr w:rsidR="0055677F" w:rsidRPr="008B33DC" w14:paraId="5ECDBD11" w14:textId="77777777" w:rsidTr="0055677F">
        <w:trPr>
          <w:trHeight w:val="264"/>
        </w:trPr>
        <w:tc>
          <w:tcPr>
            <w:tcW w:w="1537" w:type="dxa"/>
            <w:shd w:val="clear" w:color="auto" w:fill="DDD9C3" w:themeFill="background2" w:themeFillShade="E6"/>
            <w:vAlign w:val="center"/>
          </w:tcPr>
          <w:p w14:paraId="02B3B167" w14:textId="77777777" w:rsidR="0055677F" w:rsidRPr="008B33DC" w:rsidRDefault="0055677F" w:rsidP="009E646B">
            <w:pPr>
              <w:wordWrap/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구분</w:t>
            </w:r>
          </w:p>
        </w:tc>
        <w:tc>
          <w:tcPr>
            <w:tcW w:w="6426" w:type="dxa"/>
            <w:shd w:val="clear" w:color="auto" w:fill="DDD9C3" w:themeFill="background2" w:themeFillShade="E6"/>
            <w:vAlign w:val="center"/>
          </w:tcPr>
          <w:p w14:paraId="42A96D92" w14:textId="77777777" w:rsidR="0055677F" w:rsidRPr="008B33DC" w:rsidRDefault="0055677F" w:rsidP="009E646B">
            <w:pPr>
              <w:wordWrap/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보고 및 검토 내용</w:t>
            </w:r>
          </w:p>
        </w:tc>
        <w:tc>
          <w:tcPr>
            <w:tcW w:w="2481" w:type="dxa"/>
            <w:shd w:val="clear" w:color="auto" w:fill="DDD9C3" w:themeFill="background2" w:themeFillShade="E6"/>
            <w:vAlign w:val="center"/>
          </w:tcPr>
          <w:p w14:paraId="78DD59DF" w14:textId="77777777" w:rsidR="0055677F" w:rsidRPr="008B33DC" w:rsidRDefault="0055677F" w:rsidP="009E646B">
            <w:pPr>
              <w:wordWrap/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시기 및 방법</w:t>
            </w:r>
          </w:p>
        </w:tc>
      </w:tr>
      <w:tr w:rsidR="0055677F" w:rsidRPr="008B33DC" w14:paraId="61A93A09" w14:textId="77777777" w:rsidTr="0055677F">
        <w:trPr>
          <w:trHeight w:val="314"/>
        </w:trPr>
        <w:tc>
          <w:tcPr>
            <w:tcW w:w="1537" w:type="dxa"/>
            <w:shd w:val="clear" w:color="auto" w:fill="F2F2F2" w:themeFill="background1" w:themeFillShade="F2"/>
            <w:vAlign w:val="center"/>
          </w:tcPr>
          <w:p w14:paraId="15DB1529" w14:textId="77777777" w:rsidR="0055677F" w:rsidRPr="008B33DC" w:rsidRDefault="0055677F" w:rsidP="009E646B">
            <w:pPr>
              <w:wordWrap/>
              <w:spacing w:line="300" w:lineRule="atLeast"/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사업추진팀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br/>
              <w:t>(발주처 담당)</w:t>
            </w:r>
          </w:p>
        </w:tc>
        <w:tc>
          <w:tcPr>
            <w:tcW w:w="6426" w:type="dxa"/>
            <w:vAlign w:val="center"/>
          </w:tcPr>
          <w:p w14:paraId="10C79386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검토결과 및 문제점 통보, 추가 요청사항 전달</w:t>
            </w:r>
          </w:p>
          <w:p w14:paraId="5373360C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프로젝트 정기적 점검</w:t>
            </w:r>
          </w:p>
        </w:tc>
        <w:tc>
          <w:tcPr>
            <w:tcW w:w="2481" w:type="dxa"/>
            <w:vAlign w:val="center"/>
          </w:tcPr>
          <w:p w14:paraId="05ED574F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555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검토회의 시</w:t>
            </w:r>
          </w:p>
          <w:p w14:paraId="7D3B2938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555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필요 시 수시검토</w:t>
            </w:r>
          </w:p>
        </w:tc>
      </w:tr>
      <w:tr w:rsidR="0055677F" w:rsidRPr="008B33DC" w14:paraId="1E24E703" w14:textId="77777777" w:rsidTr="0055677F">
        <w:trPr>
          <w:trHeight w:val="402"/>
        </w:trPr>
        <w:tc>
          <w:tcPr>
            <w:tcW w:w="1537" w:type="dxa"/>
            <w:shd w:val="clear" w:color="auto" w:fill="F2F2F2" w:themeFill="background1" w:themeFillShade="F2"/>
            <w:vAlign w:val="center"/>
          </w:tcPr>
          <w:p w14:paraId="34244C4D" w14:textId="77777777" w:rsidR="0055677F" w:rsidRPr="008B33DC" w:rsidRDefault="0055677F" w:rsidP="009E646B">
            <w:pPr>
              <w:wordWrap/>
              <w:spacing w:line="300" w:lineRule="atLeast"/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프로젝트 관리자</w:t>
            </w:r>
          </w:p>
        </w:tc>
        <w:tc>
          <w:tcPr>
            <w:tcW w:w="6426" w:type="dxa"/>
            <w:vAlign w:val="center"/>
          </w:tcPr>
          <w:p w14:paraId="6F90086D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>
              <w:rPr>
                <w:rFonts w:asciiTheme="minorHAnsi" w:eastAsiaTheme="minorHAnsi" w:hAnsiTheme="minorHAnsi" w:cs="Arial"/>
                <w:sz w:val="20"/>
              </w:rPr>
              <w:t xml:space="preserve">WBS </w:t>
            </w:r>
            <w:r>
              <w:rPr>
                <w:rFonts w:asciiTheme="minorHAnsi" w:eastAsiaTheme="minorHAnsi" w:hAnsiTheme="minorHAnsi" w:cs="Arial" w:hint="eastAsia"/>
                <w:sz w:val="20"/>
              </w:rPr>
              <w:t xml:space="preserve">기준의 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프로젝트 관리</w:t>
            </w:r>
          </w:p>
          <w:p w14:paraId="03A0315E" w14:textId="77777777" w:rsidR="0055677F" w:rsidRPr="0071511F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71511F">
              <w:rPr>
                <w:rFonts w:asciiTheme="minorHAnsi" w:eastAsiaTheme="minorHAnsi" w:hAnsiTheme="minorHAnsi" w:cs="Arial" w:hint="eastAsia"/>
                <w:sz w:val="20"/>
              </w:rPr>
              <w:t>발주처에 업무진행 현황 및 진행 일정 보고,</w:t>
            </w:r>
            <w:r w:rsidRPr="0071511F">
              <w:rPr>
                <w:rFonts w:asciiTheme="minorHAnsi" w:eastAsiaTheme="minorHAnsi" w:hAnsiTheme="minorHAnsi" w:cs="Arial"/>
                <w:sz w:val="20"/>
              </w:rPr>
              <w:t xml:space="preserve"> </w:t>
            </w:r>
            <w:r w:rsidRPr="0071511F">
              <w:rPr>
                <w:rFonts w:asciiTheme="minorHAnsi" w:eastAsiaTheme="minorHAnsi" w:hAnsiTheme="minorHAnsi" w:cs="Arial" w:hint="eastAsia"/>
                <w:sz w:val="20"/>
              </w:rPr>
              <w:t>협조요청</w:t>
            </w:r>
          </w:p>
          <w:p w14:paraId="339288B0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검토결과 및 의사결정사항을 품질담당 및 팀원에게 통보</w:t>
            </w:r>
          </w:p>
        </w:tc>
        <w:tc>
          <w:tcPr>
            <w:tcW w:w="2481" w:type="dxa"/>
            <w:vAlign w:val="center"/>
          </w:tcPr>
          <w:p w14:paraId="1792A1DB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555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주간/월간 보고</w:t>
            </w:r>
          </w:p>
          <w:p w14:paraId="6F5800D5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555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수시보고</w:t>
            </w:r>
          </w:p>
        </w:tc>
      </w:tr>
      <w:tr w:rsidR="0055677F" w:rsidRPr="008B33DC" w14:paraId="7A1AE492" w14:textId="77777777" w:rsidTr="0055677F">
        <w:trPr>
          <w:trHeight w:val="306"/>
        </w:trPr>
        <w:tc>
          <w:tcPr>
            <w:tcW w:w="1537" w:type="dxa"/>
            <w:shd w:val="clear" w:color="auto" w:fill="F2F2F2" w:themeFill="background1" w:themeFillShade="F2"/>
            <w:vAlign w:val="center"/>
          </w:tcPr>
          <w:p w14:paraId="08BF2CD8" w14:textId="77777777" w:rsidR="0055677F" w:rsidRPr="008B33DC" w:rsidRDefault="0055677F" w:rsidP="009E646B">
            <w:pPr>
              <w:wordWrap/>
              <w:spacing w:line="300" w:lineRule="atLeast"/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프로젝트 팀원</w:t>
            </w:r>
          </w:p>
        </w:tc>
        <w:tc>
          <w:tcPr>
            <w:tcW w:w="6426" w:type="dxa"/>
            <w:vAlign w:val="center"/>
          </w:tcPr>
          <w:p w14:paraId="29280A46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업무진행 현황 및 진행일정을 프로젝트 관리자에게 보고</w:t>
            </w:r>
          </w:p>
          <w:p w14:paraId="001EF4ED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문제, 위험, 변경 발생 시 수시 보고</w:t>
            </w:r>
          </w:p>
        </w:tc>
        <w:tc>
          <w:tcPr>
            <w:tcW w:w="2481" w:type="dxa"/>
            <w:vAlign w:val="center"/>
          </w:tcPr>
          <w:p w14:paraId="3EA6E53D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555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주간/월간 보고</w:t>
            </w:r>
          </w:p>
          <w:p w14:paraId="23B53765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555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수시 보고</w:t>
            </w:r>
          </w:p>
        </w:tc>
      </w:tr>
      <w:tr w:rsidR="0055677F" w:rsidRPr="008B33DC" w14:paraId="4FF03EC8" w14:textId="77777777" w:rsidTr="0055677F">
        <w:trPr>
          <w:trHeight w:val="504"/>
        </w:trPr>
        <w:tc>
          <w:tcPr>
            <w:tcW w:w="1537" w:type="dxa"/>
            <w:shd w:val="clear" w:color="auto" w:fill="F2F2F2" w:themeFill="background1" w:themeFillShade="F2"/>
            <w:vAlign w:val="center"/>
          </w:tcPr>
          <w:p w14:paraId="74BFAECB" w14:textId="77777777" w:rsidR="0055677F" w:rsidRPr="008B33DC" w:rsidRDefault="0055677F" w:rsidP="009E646B">
            <w:pPr>
              <w:wordWrap/>
              <w:spacing w:line="300" w:lineRule="atLeast"/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품질관리 담당</w:t>
            </w:r>
          </w:p>
        </w:tc>
        <w:tc>
          <w:tcPr>
            <w:tcW w:w="6426" w:type="dxa"/>
            <w:vAlign w:val="center"/>
          </w:tcPr>
          <w:p w14:paraId="78A1A864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품질검토 결과 보고 및 조치결과 확인</w:t>
            </w:r>
          </w:p>
          <w:p w14:paraId="6CC5EDE6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이슈/위험관리 결과 보고 및 조치결과 확인</w:t>
            </w:r>
          </w:p>
        </w:tc>
        <w:tc>
          <w:tcPr>
            <w:tcW w:w="2481" w:type="dxa"/>
            <w:vAlign w:val="center"/>
          </w:tcPr>
          <w:p w14:paraId="00448E37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555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주간/월간 보고</w:t>
            </w:r>
          </w:p>
          <w:p w14:paraId="6110789E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555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수시보고</w:t>
            </w:r>
          </w:p>
        </w:tc>
      </w:tr>
    </w:tbl>
    <w:p w14:paraId="3677B125" w14:textId="765B1974" w:rsidR="00496D3E" w:rsidRPr="00F85934" w:rsidRDefault="00496D3E" w:rsidP="00323C9A">
      <w:pPr>
        <w:pStyle w:val="20"/>
        <w:ind w:left="608" w:hanging="608"/>
        <w:rPr>
          <w:rFonts w:asciiTheme="minorHAnsi" w:eastAsiaTheme="minorHAnsi" w:hAnsiTheme="minorHAnsi"/>
        </w:rPr>
      </w:pPr>
      <w:r w:rsidRPr="00F85934">
        <w:rPr>
          <w:rFonts w:asciiTheme="minorHAnsi" w:eastAsiaTheme="minorHAnsi" w:hAnsiTheme="minorHAnsi"/>
        </w:rPr>
        <w:t xml:space="preserve"> </w:t>
      </w:r>
      <w:bookmarkStart w:id="55" w:name="_Toc105506555"/>
      <w:r w:rsidRPr="00F85934">
        <w:rPr>
          <w:rFonts w:asciiTheme="minorHAnsi" w:eastAsiaTheme="minorHAnsi" w:hAnsiTheme="minorHAnsi"/>
        </w:rPr>
        <w:t>의사소통관리</w:t>
      </w:r>
      <w:bookmarkEnd w:id="55"/>
    </w:p>
    <w:p w14:paraId="28D3A7CB" w14:textId="63F1DFB2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 xml:space="preserve"> “</w:t>
      </w:r>
      <w:r w:rsidR="00174266" w:rsidRPr="00174266">
        <w:rPr>
          <w:rFonts w:asciiTheme="minorHAnsi" w:eastAsiaTheme="minorHAnsi" w:hAnsiTheme="minorHAnsi" w:cs="Arial" w:hint="eastAsia"/>
          <w:sz w:val="20"/>
        </w:rPr>
        <w:t xml:space="preserve">㈜영진공사 </w:t>
      </w:r>
      <w:proofErr w:type="spellStart"/>
      <w:r w:rsidR="00174266" w:rsidRPr="00174266">
        <w:rPr>
          <w:rFonts w:asciiTheme="minorHAnsi" w:eastAsiaTheme="minorHAnsi" w:hAnsiTheme="minorHAnsi" w:cs="Arial" w:hint="eastAsia"/>
          <w:sz w:val="20"/>
        </w:rPr>
        <w:t>아암</w:t>
      </w:r>
      <w:proofErr w:type="spellEnd"/>
      <w:r w:rsidR="00174266" w:rsidRPr="00174266">
        <w:rPr>
          <w:rFonts w:asciiTheme="minorHAnsi" w:eastAsiaTheme="minorHAnsi" w:hAnsiTheme="minorHAnsi" w:cs="Arial" w:hint="eastAsia"/>
          <w:sz w:val="20"/>
        </w:rPr>
        <w:t xml:space="preserve"> 제2보세 ODCY 자동화 게이트 및 재고관리 시스템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 구축</w:t>
      </w:r>
      <w:r w:rsidRPr="008B33DC">
        <w:rPr>
          <w:rFonts w:asciiTheme="minorHAnsi" w:eastAsiaTheme="minorHAnsi" w:hAnsiTheme="minorHAnsi" w:cs="Arial"/>
          <w:sz w:val="20"/>
        </w:rPr>
        <w:t xml:space="preserve">” 프로젝트 사업추진조직 </w:t>
      </w:r>
      <w:proofErr w:type="spellStart"/>
      <w:r w:rsidRPr="008B33DC">
        <w:rPr>
          <w:rFonts w:asciiTheme="minorHAnsi" w:eastAsiaTheme="minorHAnsi" w:hAnsiTheme="minorHAnsi" w:cs="Arial"/>
          <w:sz w:val="20"/>
        </w:rPr>
        <w:t>구성원간의</w:t>
      </w:r>
      <w:proofErr w:type="spellEnd"/>
      <w:r w:rsidRPr="008B33DC">
        <w:rPr>
          <w:rFonts w:asciiTheme="minorHAnsi" w:eastAsiaTheme="minorHAnsi" w:hAnsiTheme="minorHAnsi" w:cs="Arial"/>
          <w:sz w:val="20"/>
        </w:rPr>
        <w:t xml:space="preserve"> 원활한 의사소통과 체계적 사업관리를 위해 일간, 주간업무보고를 비롯하여 프로젝트 진행단계별 보고회를 실시하겠으며 품질관리 및 위험요소의 사전예방을 위해 각 단계별 종료시점에 검토회의를 개최한다.</w:t>
      </w:r>
    </w:p>
    <w:tbl>
      <w:tblPr>
        <w:tblStyle w:val="aff2"/>
        <w:tblW w:w="0" w:type="auto"/>
        <w:tblCellMar>
          <w:left w:w="99" w:type="dxa"/>
          <w:right w:w="99" w:type="dxa"/>
        </w:tblCellMar>
        <w:tblLook w:val="01E0" w:firstRow="1" w:lastRow="1" w:firstColumn="1" w:lastColumn="1" w:noHBand="0" w:noVBand="0"/>
      </w:tblPr>
      <w:tblGrid>
        <w:gridCol w:w="10337"/>
      </w:tblGrid>
      <w:tr w:rsidR="00496D3E" w:rsidRPr="008B33DC" w14:paraId="2EEE0BD2" w14:textId="77777777" w:rsidTr="00DD01FF">
        <w:trPr>
          <w:trHeight w:val="3495"/>
        </w:trPr>
        <w:tc>
          <w:tcPr>
            <w:tcW w:w="10096" w:type="dxa"/>
          </w:tcPr>
          <w:p w14:paraId="09341A9F" w14:textId="73ADA9D3" w:rsidR="00496D3E" w:rsidRPr="008B33DC" w:rsidRDefault="00DD01FF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68590760" wp14:editId="0BBC6E84">
                  <wp:extent cx="6609715" cy="2838450"/>
                  <wp:effectExtent l="0" t="0" r="635" b="0"/>
                  <wp:docPr id="293048" name="그림 293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0783" cy="28432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D863BB" w14:textId="77777777" w:rsidR="00496D3E" w:rsidRPr="008B33DC" w:rsidRDefault="00496D3E" w:rsidP="00496D3E">
      <w:pPr>
        <w:pStyle w:val="10"/>
        <w:ind w:left="540" w:hanging="540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br w:type="page"/>
      </w:r>
      <w:r w:rsidRPr="008B33DC">
        <w:rPr>
          <w:rFonts w:asciiTheme="minorHAnsi" w:eastAsiaTheme="minorHAnsi" w:hAnsiTheme="minorHAnsi"/>
        </w:rPr>
        <w:lastRenderedPageBreak/>
        <w:t xml:space="preserve"> </w:t>
      </w:r>
      <w:bookmarkStart w:id="56" w:name="_Toc105506556"/>
      <w:r w:rsidRPr="008B33DC">
        <w:rPr>
          <w:rFonts w:asciiTheme="minorHAnsi" w:eastAsiaTheme="minorHAnsi" w:hAnsiTheme="minorHAnsi"/>
        </w:rPr>
        <w:t>지원 방안</w:t>
      </w:r>
      <w:bookmarkEnd w:id="56"/>
    </w:p>
    <w:p w14:paraId="2476EBFB" w14:textId="77777777" w:rsidR="00496D3E" w:rsidRPr="008B33DC" w:rsidRDefault="00496D3E" w:rsidP="00496D3E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t xml:space="preserve"> </w:t>
      </w:r>
      <w:bookmarkStart w:id="57" w:name="_Toc105506557"/>
      <w:r w:rsidRPr="008B33DC">
        <w:rPr>
          <w:rFonts w:asciiTheme="minorHAnsi" w:eastAsiaTheme="minorHAnsi" w:hAnsiTheme="minorHAnsi"/>
        </w:rPr>
        <w:t>교육훈련 계획</w:t>
      </w:r>
      <w:bookmarkEnd w:id="57"/>
    </w:p>
    <w:p w14:paraId="0147B702" w14:textId="77777777" w:rsidR="00496D3E" w:rsidRPr="008B33DC" w:rsidRDefault="00496D3E" w:rsidP="00496D3E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58" w:name="_Toc105506558"/>
      <w:r w:rsidRPr="008B33DC">
        <w:rPr>
          <w:rFonts w:asciiTheme="minorHAnsi" w:eastAsiaTheme="minorHAnsi" w:hAnsiTheme="minorHAnsi"/>
        </w:rPr>
        <w:t>8.1.1 개요</w:t>
      </w:r>
      <w:bookmarkEnd w:id="58"/>
    </w:p>
    <w:p w14:paraId="37446B65" w14:textId="55C2BB6C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프로젝트 전 과정을 거쳐 진행되는 교육훈련은 “</w:t>
      </w:r>
      <w:r w:rsidR="00174266" w:rsidRPr="00174266">
        <w:rPr>
          <w:rFonts w:asciiTheme="minorHAnsi" w:eastAsiaTheme="minorHAnsi" w:hAnsiTheme="minorHAnsi" w:cs="Arial" w:hint="eastAsia"/>
          <w:sz w:val="20"/>
        </w:rPr>
        <w:t xml:space="preserve">㈜영진공사 </w:t>
      </w:r>
      <w:proofErr w:type="spellStart"/>
      <w:r w:rsidR="00174266" w:rsidRPr="00174266">
        <w:rPr>
          <w:rFonts w:asciiTheme="minorHAnsi" w:eastAsiaTheme="minorHAnsi" w:hAnsiTheme="minorHAnsi" w:cs="Arial" w:hint="eastAsia"/>
          <w:sz w:val="20"/>
        </w:rPr>
        <w:t>아암</w:t>
      </w:r>
      <w:proofErr w:type="spellEnd"/>
      <w:r w:rsidR="00174266" w:rsidRPr="00174266">
        <w:rPr>
          <w:rFonts w:asciiTheme="minorHAnsi" w:eastAsiaTheme="minorHAnsi" w:hAnsiTheme="minorHAnsi" w:cs="Arial" w:hint="eastAsia"/>
          <w:sz w:val="20"/>
        </w:rPr>
        <w:t xml:space="preserve"> 제2보세 ODCY 자동화 게이트 및 재고관리 시스템</w:t>
      </w:r>
      <w:r w:rsidR="00174266">
        <w:rPr>
          <w:rFonts w:asciiTheme="minorHAnsi" w:eastAsiaTheme="minorHAnsi" w:hAnsiTheme="minorHAnsi" w:cs="Arial" w:hint="eastAsia"/>
          <w:sz w:val="20"/>
        </w:rPr>
        <w:t xml:space="preserve"> </w:t>
      </w:r>
      <w:r w:rsidRPr="008B33DC">
        <w:rPr>
          <w:rFonts w:asciiTheme="minorHAnsi" w:eastAsiaTheme="minorHAnsi" w:hAnsiTheme="minorHAnsi" w:cs="Arial" w:hint="eastAsia"/>
          <w:sz w:val="20"/>
        </w:rPr>
        <w:t>구축</w:t>
      </w:r>
      <w:r w:rsidRPr="008B33DC">
        <w:rPr>
          <w:rFonts w:asciiTheme="minorHAnsi" w:eastAsiaTheme="minorHAnsi" w:hAnsiTheme="minorHAnsi" w:cs="Arial"/>
          <w:sz w:val="20"/>
        </w:rPr>
        <w:t>” 사업을 성공적으로 완료한 후 효율적인 시스템 운영능력을 갖추게 하는 중요한 요소다. 사용자의 효과적인 시스템 이용과 운영을 위하여 교육 목적 및 수준에 따른 최적화된 교육훈련 체제를 정립하고, 이를 바탕으로 프로젝트 전체 진행과정과 연계하여 사용자에 대한 기술이전 교육도 함께 시행한다</w:t>
      </w:r>
    </w:p>
    <w:p w14:paraId="56D8C6DA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</w:p>
    <w:p w14:paraId="2BA7A731" w14:textId="0EF2CB8C" w:rsidR="00496D3E" w:rsidRPr="008B33DC" w:rsidRDefault="00496D3E" w:rsidP="00496D3E">
      <w:pPr>
        <w:widowControl/>
        <w:wordWrap/>
        <w:jc w:val="left"/>
        <w:rPr>
          <w:rFonts w:asciiTheme="minorHAnsi" w:eastAsiaTheme="minorHAnsi" w:hAnsiTheme="minorHAnsi" w:cs="Arial"/>
        </w:rPr>
      </w:pPr>
    </w:p>
    <w:p w14:paraId="3AC4AC62" w14:textId="59063399" w:rsidR="00496D3E" w:rsidRPr="008B33DC" w:rsidRDefault="00496D3E" w:rsidP="00496D3E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59" w:name="_Toc105506559"/>
      <w:r w:rsidRPr="008B33DC">
        <w:rPr>
          <w:rFonts w:asciiTheme="minorHAnsi" w:eastAsiaTheme="minorHAnsi" w:hAnsiTheme="minorHAnsi"/>
        </w:rPr>
        <w:t>8.1.2 교육</w:t>
      </w:r>
      <w:r w:rsidR="00BE0D51">
        <w:rPr>
          <w:rFonts w:asciiTheme="minorHAnsi" w:eastAsiaTheme="minorHAnsi" w:hAnsiTheme="minorHAnsi" w:hint="eastAsia"/>
        </w:rPr>
        <w:t>내용</w:t>
      </w:r>
      <w:bookmarkEnd w:id="59"/>
    </w:p>
    <w:p w14:paraId="2615EF0A" w14:textId="6A942D71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  <w:r w:rsidRPr="008B33DC">
        <w:rPr>
          <w:rFonts w:asciiTheme="minorHAnsi" w:eastAsiaTheme="minorHAnsi" w:hAnsiTheme="minorHAnsi" w:cs="Arial"/>
          <w:b/>
        </w:rPr>
        <w:t>* 운영자 교육</w:t>
      </w:r>
    </w:p>
    <w:tbl>
      <w:tblPr>
        <w:tblStyle w:val="aff2"/>
        <w:tblW w:w="0" w:type="auto"/>
        <w:tblLook w:val="01E0" w:firstRow="1" w:lastRow="1" w:firstColumn="1" w:lastColumn="1" w:noHBand="0" w:noVBand="0"/>
      </w:tblPr>
      <w:tblGrid>
        <w:gridCol w:w="3293"/>
        <w:gridCol w:w="988"/>
        <w:gridCol w:w="1508"/>
        <w:gridCol w:w="1560"/>
        <w:gridCol w:w="1549"/>
        <w:gridCol w:w="1439"/>
      </w:tblGrid>
      <w:tr w:rsidR="00496D3E" w:rsidRPr="008B33DC" w14:paraId="6EE9D6DE" w14:textId="77777777" w:rsidTr="00EA2D24">
        <w:tc>
          <w:tcPr>
            <w:tcW w:w="3342" w:type="dxa"/>
            <w:shd w:val="clear" w:color="auto" w:fill="DDD9C3" w:themeFill="background2" w:themeFillShade="E6"/>
            <w:vAlign w:val="center"/>
          </w:tcPr>
          <w:p w14:paraId="32801864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/>
                <w:b/>
              </w:rPr>
              <w:t>교육내용</w:t>
            </w:r>
          </w:p>
        </w:tc>
        <w:tc>
          <w:tcPr>
            <w:tcW w:w="997" w:type="dxa"/>
            <w:shd w:val="clear" w:color="auto" w:fill="DDD9C3" w:themeFill="background2" w:themeFillShade="E6"/>
            <w:vAlign w:val="center"/>
          </w:tcPr>
          <w:p w14:paraId="77349249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장소</w:t>
            </w:r>
          </w:p>
        </w:tc>
        <w:tc>
          <w:tcPr>
            <w:tcW w:w="1525" w:type="dxa"/>
            <w:shd w:val="clear" w:color="auto" w:fill="DDD9C3" w:themeFill="background2" w:themeFillShade="E6"/>
          </w:tcPr>
          <w:p w14:paraId="36DCF22E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기간(Day)</w:t>
            </w:r>
          </w:p>
        </w:tc>
        <w:tc>
          <w:tcPr>
            <w:tcW w:w="1567" w:type="dxa"/>
            <w:shd w:val="clear" w:color="auto" w:fill="DDD9C3" w:themeFill="background2" w:themeFillShade="E6"/>
            <w:vAlign w:val="center"/>
          </w:tcPr>
          <w:p w14:paraId="5543ABB2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교육방법</w:t>
            </w:r>
          </w:p>
        </w:tc>
        <w:tc>
          <w:tcPr>
            <w:tcW w:w="1566" w:type="dxa"/>
            <w:shd w:val="clear" w:color="auto" w:fill="DDD9C3" w:themeFill="background2" w:themeFillShade="E6"/>
            <w:vAlign w:val="center"/>
          </w:tcPr>
          <w:p w14:paraId="201EB577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교육주관</w:t>
            </w:r>
          </w:p>
        </w:tc>
        <w:tc>
          <w:tcPr>
            <w:tcW w:w="1459" w:type="dxa"/>
            <w:shd w:val="clear" w:color="auto" w:fill="DDD9C3" w:themeFill="background2" w:themeFillShade="E6"/>
            <w:vAlign w:val="center"/>
          </w:tcPr>
          <w:p w14:paraId="55245BFD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비용</w:t>
            </w:r>
          </w:p>
        </w:tc>
      </w:tr>
      <w:tr w:rsidR="00496D3E" w:rsidRPr="008B33DC" w14:paraId="65B48E06" w14:textId="77777777" w:rsidTr="00BE0D51">
        <w:trPr>
          <w:trHeight w:val="1392"/>
        </w:trPr>
        <w:tc>
          <w:tcPr>
            <w:tcW w:w="3342" w:type="dxa"/>
            <w:shd w:val="clear" w:color="auto" w:fill="F2F2F2" w:themeFill="background1" w:themeFillShade="F2"/>
            <w:vAlign w:val="center"/>
          </w:tcPr>
          <w:p w14:paraId="1BE4FA50" w14:textId="77777777" w:rsidR="00496D3E" w:rsidRPr="008B33DC" w:rsidRDefault="00496D3E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구축 시스템 구성도</w:t>
            </w:r>
          </w:p>
          <w:p w14:paraId="170C7460" w14:textId="4DB550B3" w:rsidR="00496D3E" w:rsidRPr="008B33DC" w:rsidRDefault="00496D3E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서버 운영절차</w:t>
            </w:r>
          </w:p>
          <w:p w14:paraId="525DC0D0" w14:textId="3FE5B66C" w:rsidR="00496D3E" w:rsidRPr="008B33DC" w:rsidRDefault="00496D3E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proofErr w:type="spellStart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장애시</w:t>
            </w:r>
            <w:proofErr w:type="spellEnd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복구절차</w:t>
            </w:r>
          </w:p>
        </w:tc>
        <w:tc>
          <w:tcPr>
            <w:tcW w:w="997" w:type="dxa"/>
            <w:vAlign w:val="center"/>
          </w:tcPr>
          <w:p w14:paraId="71BABCDB" w14:textId="77777777" w:rsidR="00496D3E" w:rsidRPr="008B33DC" w:rsidRDefault="00496D3E" w:rsidP="00EA2D24">
            <w:pPr>
              <w:tabs>
                <w:tab w:val="num" w:pos="0"/>
              </w:tabs>
              <w:wordWrap/>
              <w:spacing w:line="240" w:lineRule="atLeast"/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협의</w:t>
            </w:r>
          </w:p>
        </w:tc>
        <w:tc>
          <w:tcPr>
            <w:tcW w:w="1525" w:type="dxa"/>
            <w:vAlign w:val="center"/>
          </w:tcPr>
          <w:p w14:paraId="23EC20D6" w14:textId="77777777" w:rsidR="00496D3E" w:rsidRPr="008B33DC" w:rsidRDefault="00BE0D51" w:rsidP="00EA2D24">
            <w:pPr>
              <w:tabs>
                <w:tab w:val="num" w:pos="0"/>
              </w:tabs>
              <w:wordWrap/>
              <w:spacing w:line="240" w:lineRule="atLeast"/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협의</w:t>
            </w:r>
          </w:p>
        </w:tc>
        <w:tc>
          <w:tcPr>
            <w:tcW w:w="1567" w:type="dxa"/>
            <w:vAlign w:val="center"/>
          </w:tcPr>
          <w:p w14:paraId="34B46E36" w14:textId="77777777" w:rsidR="00496D3E" w:rsidRPr="008B33DC" w:rsidRDefault="00496D3E" w:rsidP="00EA2D24">
            <w:pPr>
              <w:tabs>
                <w:tab w:val="num" w:pos="0"/>
              </w:tabs>
              <w:wordWrap/>
              <w:spacing w:line="240" w:lineRule="atLeas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매뉴얼배포, 집체교육</w:t>
            </w:r>
          </w:p>
        </w:tc>
        <w:tc>
          <w:tcPr>
            <w:tcW w:w="1566" w:type="dxa"/>
            <w:vAlign w:val="center"/>
          </w:tcPr>
          <w:p w14:paraId="08F4D780" w14:textId="77777777" w:rsidR="00496D3E" w:rsidRPr="008B33DC" w:rsidRDefault="00BE0D51" w:rsidP="00BE0D51">
            <w:pPr>
              <w:tabs>
                <w:tab w:val="num" w:pos="0"/>
              </w:tabs>
              <w:wordWrap/>
              <w:spacing w:line="240" w:lineRule="atLeast"/>
              <w:jc w:val="center"/>
              <w:rPr>
                <w:rFonts w:asciiTheme="minorHAnsi" w:eastAsiaTheme="minorHAnsi" w:hAnsiTheme="minorHAnsi" w:cs="Arial"/>
                <w:sz w:val="20"/>
              </w:rPr>
            </w:pPr>
            <w:proofErr w:type="spellStart"/>
            <w:r>
              <w:rPr>
                <w:rFonts w:asciiTheme="minorHAnsi" w:eastAsiaTheme="minorHAnsi" w:hAnsiTheme="minorHAnsi" w:cs="Arial" w:hint="eastAsia"/>
                <w:sz w:val="20"/>
              </w:rPr>
              <w:t>수행사</w:t>
            </w:r>
            <w:proofErr w:type="spellEnd"/>
          </w:p>
        </w:tc>
        <w:tc>
          <w:tcPr>
            <w:tcW w:w="1459" w:type="dxa"/>
            <w:vAlign w:val="center"/>
          </w:tcPr>
          <w:p w14:paraId="33FC00B9" w14:textId="77777777" w:rsidR="00496D3E" w:rsidRPr="008B33DC" w:rsidRDefault="00496D3E" w:rsidP="00EA2D24">
            <w:pPr>
              <w:tabs>
                <w:tab w:val="num" w:pos="0"/>
              </w:tabs>
              <w:wordWrap/>
              <w:spacing w:line="240" w:lineRule="atLeast"/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무상</w:t>
            </w:r>
          </w:p>
        </w:tc>
      </w:tr>
    </w:tbl>
    <w:p w14:paraId="5AB96DB2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</w:p>
    <w:p w14:paraId="16B226A0" w14:textId="51A02A95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  <w:r w:rsidRPr="008B33DC">
        <w:rPr>
          <w:rFonts w:asciiTheme="minorHAnsi" w:eastAsiaTheme="minorHAnsi" w:hAnsiTheme="minorHAnsi" w:cs="Arial"/>
          <w:b/>
        </w:rPr>
        <w:t xml:space="preserve">* </w:t>
      </w:r>
      <w:r w:rsidRPr="008B33DC">
        <w:rPr>
          <w:rFonts w:asciiTheme="minorHAnsi" w:eastAsiaTheme="minorHAnsi" w:hAnsiTheme="minorHAnsi" w:cs="Arial" w:hint="eastAsia"/>
          <w:b/>
        </w:rPr>
        <w:t>사용</w:t>
      </w:r>
      <w:r w:rsidRPr="008B33DC">
        <w:rPr>
          <w:rFonts w:asciiTheme="minorHAnsi" w:eastAsiaTheme="minorHAnsi" w:hAnsiTheme="minorHAnsi" w:cs="Arial"/>
          <w:b/>
        </w:rPr>
        <w:t>자 교육</w:t>
      </w:r>
    </w:p>
    <w:tbl>
      <w:tblPr>
        <w:tblStyle w:val="aff2"/>
        <w:tblW w:w="0" w:type="auto"/>
        <w:tblLook w:val="01E0" w:firstRow="1" w:lastRow="1" w:firstColumn="1" w:lastColumn="1" w:noHBand="0" w:noVBand="0"/>
      </w:tblPr>
      <w:tblGrid>
        <w:gridCol w:w="3293"/>
        <w:gridCol w:w="990"/>
        <w:gridCol w:w="1504"/>
        <w:gridCol w:w="1562"/>
        <w:gridCol w:w="1549"/>
        <w:gridCol w:w="1439"/>
      </w:tblGrid>
      <w:tr w:rsidR="00496D3E" w:rsidRPr="008B33DC" w14:paraId="7296BDAE" w14:textId="77777777" w:rsidTr="00EA2D24">
        <w:tc>
          <w:tcPr>
            <w:tcW w:w="3342" w:type="dxa"/>
            <w:shd w:val="clear" w:color="auto" w:fill="DDD9C3" w:themeFill="background2" w:themeFillShade="E6"/>
            <w:vAlign w:val="center"/>
          </w:tcPr>
          <w:p w14:paraId="4B807D40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/>
                <w:b/>
              </w:rPr>
              <w:t>교육내용</w:t>
            </w:r>
          </w:p>
        </w:tc>
        <w:tc>
          <w:tcPr>
            <w:tcW w:w="997" w:type="dxa"/>
            <w:shd w:val="clear" w:color="auto" w:fill="DDD9C3" w:themeFill="background2" w:themeFillShade="E6"/>
            <w:vAlign w:val="center"/>
          </w:tcPr>
          <w:p w14:paraId="1B51D1C6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장소</w:t>
            </w:r>
          </w:p>
        </w:tc>
        <w:tc>
          <w:tcPr>
            <w:tcW w:w="1525" w:type="dxa"/>
            <w:shd w:val="clear" w:color="auto" w:fill="DDD9C3" w:themeFill="background2" w:themeFillShade="E6"/>
          </w:tcPr>
          <w:p w14:paraId="2CE96462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기간(Day)</w:t>
            </w:r>
          </w:p>
        </w:tc>
        <w:tc>
          <w:tcPr>
            <w:tcW w:w="1567" w:type="dxa"/>
            <w:shd w:val="clear" w:color="auto" w:fill="DDD9C3" w:themeFill="background2" w:themeFillShade="E6"/>
            <w:vAlign w:val="center"/>
          </w:tcPr>
          <w:p w14:paraId="10BCDA12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교육방법</w:t>
            </w:r>
          </w:p>
        </w:tc>
        <w:tc>
          <w:tcPr>
            <w:tcW w:w="1566" w:type="dxa"/>
            <w:shd w:val="clear" w:color="auto" w:fill="DDD9C3" w:themeFill="background2" w:themeFillShade="E6"/>
            <w:vAlign w:val="center"/>
          </w:tcPr>
          <w:p w14:paraId="3806AF8B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교육주관</w:t>
            </w:r>
          </w:p>
        </w:tc>
        <w:tc>
          <w:tcPr>
            <w:tcW w:w="1459" w:type="dxa"/>
            <w:shd w:val="clear" w:color="auto" w:fill="DDD9C3" w:themeFill="background2" w:themeFillShade="E6"/>
            <w:vAlign w:val="center"/>
          </w:tcPr>
          <w:p w14:paraId="73893A84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비용</w:t>
            </w:r>
          </w:p>
        </w:tc>
      </w:tr>
      <w:tr w:rsidR="00496D3E" w:rsidRPr="008B33DC" w14:paraId="422FA846" w14:textId="77777777" w:rsidTr="00BE0D51">
        <w:trPr>
          <w:trHeight w:val="2036"/>
        </w:trPr>
        <w:tc>
          <w:tcPr>
            <w:tcW w:w="3342" w:type="dxa"/>
            <w:shd w:val="clear" w:color="auto" w:fill="F2F2F2" w:themeFill="background1" w:themeFillShade="F2"/>
            <w:vAlign w:val="center"/>
          </w:tcPr>
          <w:p w14:paraId="1BF7B36D" w14:textId="77777777" w:rsidR="00496D3E" w:rsidRPr="008B33DC" w:rsidRDefault="00496D3E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구축 시스템의 단위업무에 대한 개요</w:t>
            </w:r>
          </w:p>
          <w:p w14:paraId="08AB0FC7" w14:textId="77777777" w:rsidR="00496D3E" w:rsidRPr="008B33DC" w:rsidRDefault="00496D3E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시스템 사용</w:t>
            </w:r>
            <w:r w:rsidR="00BE0D51">
              <w:rPr>
                <w:rFonts w:asciiTheme="minorHAnsi" w:eastAsiaTheme="minorHAnsi" w:hAnsiTheme="minorHAnsi" w:cs="Arial" w:hint="eastAsia"/>
                <w:sz w:val="20"/>
              </w:rPr>
              <w:t>법</w:t>
            </w:r>
          </w:p>
          <w:p w14:paraId="2588FB18" w14:textId="77777777" w:rsidR="00496D3E" w:rsidRPr="008B33DC" w:rsidRDefault="00496D3E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문제 발생시 대응절차</w:t>
            </w:r>
          </w:p>
        </w:tc>
        <w:tc>
          <w:tcPr>
            <w:tcW w:w="997" w:type="dxa"/>
            <w:vAlign w:val="center"/>
          </w:tcPr>
          <w:p w14:paraId="13158B3B" w14:textId="77777777" w:rsidR="00496D3E" w:rsidRPr="008B33DC" w:rsidRDefault="00496D3E" w:rsidP="00EA2D24">
            <w:pPr>
              <w:tabs>
                <w:tab w:val="num" w:pos="0"/>
              </w:tabs>
              <w:wordWrap/>
              <w:spacing w:line="240" w:lineRule="atLeast"/>
              <w:ind w:left="130"/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협의</w:t>
            </w:r>
          </w:p>
        </w:tc>
        <w:tc>
          <w:tcPr>
            <w:tcW w:w="1525" w:type="dxa"/>
            <w:vAlign w:val="center"/>
          </w:tcPr>
          <w:p w14:paraId="3C8B2329" w14:textId="77777777" w:rsidR="00496D3E" w:rsidRPr="008B33DC" w:rsidRDefault="00BE0D51" w:rsidP="00EA2D24">
            <w:pPr>
              <w:tabs>
                <w:tab w:val="num" w:pos="0"/>
              </w:tabs>
              <w:wordWrap/>
              <w:spacing w:line="240" w:lineRule="atLeast"/>
              <w:ind w:left="130"/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협의</w:t>
            </w:r>
          </w:p>
        </w:tc>
        <w:tc>
          <w:tcPr>
            <w:tcW w:w="1567" w:type="dxa"/>
            <w:vAlign w:val="center"/>
          </w:tcPr>
          <w:p w14:paraId="40D0B5BC" w14:textId="77777777" w:rsidR="00496D3E" w:rsidRPr="008B33DC" w:rsidRDefault="00496D3E" w:rsidP="00EA2D24">
            <w:pPr>
              <w:tabs>
                <w:tab w:val="num" w:pos="0"/>
              </w:tabs>
              <w:wordWrap/>
              <w:spacing w:line="240" w:lineRule="atLeast"/>
              <w:ind w:left="130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매뉴얼배포, 집체교육</w:t>
            </w:r>
          </w:p>
        </w:tc>
        <w:tc>
          <w:tcPr>
            <w:tcW w:w="1566" w:type="dxa"/>
            <w:vAlign w:val="center"/>
          </w:tcPr>
          <w:p w14:paraId="21D8BEF9" w14:textId="77777777" w:rsidR="00496D3E" w:rsidRPr="008B33DC" w:rsidRDefault="00BE0D51" w:rsidP="00EA2D24">
            <w:pPr>
              <w:tabs>
                <w:tab w:val="num" w:pos="0"/>
              </w:tabs>
              <w:wordWrap/>
              <w:spacing w:line="240" w:lineRule="atLeast"/>
              <w:ind w:left="130"/>
              <w:jc w:val="center"/>
              <w:rPr>
                <w:rFonts w:asciiTheme="minorHAnsi" w:eastAsiaTheme="minorHAnsi" w:hAnsiTheme="minorHAnsi" w:cs="Arial"/>
                <w:sz w:val="20"/>
              </w:rPr>
            </w:pPr>
            <w:proofErr w:type="spellStart"/>
            <w:r>
              <w:rPr>
                <w:rFonts w:asciiTheme="minorHAnsi" w:eastAsiaTheme="minorHAnsi" w:hAnsiTheme="minorHAnsi" w:cs="Arial" w:hint="eastAsia"/>
                <w:sz w:val="20"/>
              </w:rPr>
              <w:t>수행사</w:t>
            </w:r>
            <w:proofErr w:type="spellEnd"/>
          </w:p>
        </w:tc>
        <w:tc>
          <w:tcPr>
            <w:tcW w:w="1459" w:type="dxa"/>
            <w:vAlign w:val="center"/>
          </w:tcPr>
          <w:p w14:paraId="1323097C" w14:textId="77777777" w:rsidR="00496D3E" w:rsidRPr="008B33DC" w:rsidRDefault="00496D3E" w:rsidP="00EA2D24">
            <w:pPr>
              <w:tabs>
                <w:tab w:val="num" w:pos="0"/>
              </w:tabs>
              <w:wordWrap/>
              <w:spacing w:line="240" w:lineRule="atLeast"/>
              <w:ind w:left="130"/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무상</w:t>
            </w:r>
          </w:p>
        </w:tc>
      </w:tr>
    </w:tbl>
    <w:p w14:paraId="65D2440D" w14:textId="088E6A80" w:rsidR="00496D3E" w:rsidRDefault="00496D3E" w:rsidP="00496D3E">
      <w:pPr>
        <w:widowControl/>
        <w:wordWrap/>
        <w:jc w:val="left"/>
        <w:rPr>
          <w:rFonts w:asciiTheme="minorHAnsi" w:eastAsiaTheme="minorHAnsi" w:hAnsiTheme="minorHAnsi"/>
          <w:b/>
          <w:sz w:val="24"/>
        </w:rPr>
      </w:pPr>
    </w:p>
    <w:p w14:paraId="5A987835" w14:textId="26485C93" w:rsidR="007468D1" w:rsidRDefault="007468D1" w:rsidP="00496D3E">
      <w:pPr>
        <w:widowControl/>
        <w:wordWrap/>
        <w:jc w:val="left"/>
        <w:rPr>
          <w:rFonts w:asciiTheme="minorHAnsi" w:eastAsiaTheme="minorHAnsi" w:hAnsiTheme="minorHAnsi"/>
          <w:b/>
          <w:sz w:val="24"/>
        </w:rPr>
      </w:pPr>
    </w:p>
    <w:p w14:paraId="41144CA4" w14:textId="42CD163B" w:rsidR="007468D1" w:rsidRDefault="007468D1" w:rsidP="00496D3E">
      <w:pPr>
        <w:widowControl/>
        <w:wordWrap/>
        <w:jc w:val="left"/>
        <w:rPr>
          <w:rFonts w:asciiTheme="minorHAnsi" w:eastAsiaTheme="minorHAnsi" w:hAnsiTheme="minorHAnsi"/>
          <w:b/>
          <w:sz w:val="24"/>
        </w:rPr>
      </w:pPr>
    </w:p>
    <w:p w14:paraId="50DAA96D" w14:textId="6FA2AC30" w:rsidR="007468D1" w:rsidRDefault="007468D1" w:rsidP="00496D3E">
      <w:pPr>
        <w:widowControl/>
        <w:wordWrap/>
        <w:jc w:val="left"/>
        <w:rPr>
          <w:rFonts w:asciiTheme="minorHAnsi" w:eastAsiaTheme="minorHAnsi" w:hAnsiTheme="minorHAnsi"/>
          <w:b/>
          <w:sz w:val="24"/>
        </w:rPr>
      </w:pPr>
    </w:p>
    <w:p w14:paraId="4EB4955D" w14:textId="00D2E83B" w:rsidR="007468D1" w:rsidRDefault="007468D1" w:rsidP="00496D3E">
      <w:pPr>
        <w:widowControl/>
        <w:wordWrap/>
        <w:jc w:val="left"/>
        <w:rPr>
          <w:rFonts w:asciiTheme="minorHAnsi" w:eastAsiaTheme="minorHAnsi" w:hAnsiTheme="minorHAnsi"/>
          <w:b/>
          <w:sz w:val="24"/>
        </w:rPr>
      </w:pPr>
    </w:p>
    <w:p w14:paraId="38EA2880" w14:textId="548DCB63" w:rsidR="0099675F" w:rsidRDefault="00617F17" w:rsidP="0099675F">
      <w:pPr>
        <w:pStyle w:val="20"/>
        <w:ind w:left="619" w:hanging="619"/>
      </w:pPr>
      <w:r>
        <w:rPr>
          <w:rFonts w:hint="eastAsia"/>
        </w:rPr>
        <w:lastRenderedPageBreak/>
        <w:t xml:space="preserve"> </w:t>
      </w:r>
      <w:bookmarkStart w:id="60" w:name="_Toc105506560"/>
      <w:r w:rsidR="0099675F">
        <w:rPr>
          <w:rFonts w:hint="eastAsia"/>
        </w:rPr>
        <w:t>유지보수</w:t>
      </w:r>
      <w:r w:rsidR="0099675F">
        <w:rPr>
          <w:rFonts w:hint="eastAsia"/>
        </w:rPr>
        <w:t xml:space="preserve"> </w:t>
      </w:r>
      <w:r w:rsidR="0099675F">
        <w:rPr>
          <w:rFonts w:hint="eastAsia"/>
        </w:rPr>
        <w:t>정의</w:t>
      </w:r>
      <w:bookmarkEnd w:id="60"/>
    </w:p>
    <w:p w14:paraId="5EB88A2D" w14:textId="539D5E1E" w:rsidR="00617F17" w:rsidRDefault="00354C67" w:rsidP="00354C67">
      <w:pPr>
        <w:pStyle w:val="3"/>
        <w:numPr>
          <w:ilvl w:val="0"/>
          <w:numId w:val="0"/>
        </w:numPr>
        <w:jc w:val="both"/>
      </w:pPr>
      <w:bookmarkStart w:id="61" w:name="_Toc105506561"/>
      <w:r>
        <w:rPr>
          <w:rFonts w:hint="eastAsia"/>
        </w:rPr>
        <w:t>8</w:t>
      </w:r>
      <w:r>
        <w:t xml:space="preserve">.2.1 </w:t>
      </w:r>
      <w:r w:rsidR="00617F17" w:rsidRPr="008B33DC">
        <w:t>개요</w:t>
      </w:r>
      <w:bookmarkEnd w:id="61"/>
      <w:r w:rsidR="00617F17">
        <w:rPr>
          <w:rFonts w:hint="eastAsia"/>
        </w:rPr>
        <w:t xml:space="preserve"> </w:t>
      </w:r>
    </w:p>
    <w:p w14:paraId="786BD349" w14:textId="02B66AAF" w:rsidR="00617F17" w:rsidRDefault="00663F58" w:rsidP="00617F1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“</w:t>
      </w:r>
      <w:r w:rsidRPr="00174266">
        <w:rPr>
          <w:rFonts w:asciiTheme="minorHAnsi" w:eastAsiaTheme="minorHAnsi" w:hAnsiTheme="minorHAnsi" w:cs="Arial" w:hint="eastAsia"/>
          <w:sz w:val="20"/>
        </w:rPr>
        <w:t xml:space="preserve">㈜영진공사 </w:t>
      </w:r>
      <w:proofErr w:type="spellStart"/>
      <w:r w:rsidRPr="00174266">
        <w:rPr>
          <w:rFonts w:asciiTheme="minorHAnsi" w:eastAsiaTheme="minorHAnsi" w:hAnsiTheme="minorHAnsi" w:cs="Arial" w:hint="eastAsia"/>
          <w:sz w:val="20"/>
        </w:rPr>
        <w:t>아암</w:t>
      </w:r>
      <w:proofErr w:type="spellEnd"/>
      <w:r w:rsidRPr="00174266">
        <w:rPr>
          <w:rFonts w:asciiTheme="minorHAnsi" w:eastAsiaTheme="minorHAnsi" w:hAnsiTheme="minorHAnsi" w:cs="Arial" w:hint="eastAsia"/>
          <w:sz w:val="20"/>
        </w:rPr>
        <w:t xml:space="preserve"> 제2보세 ODCY 자동화 게이트 및 재고관리 시스템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 구축</w:t>
      </w:r>
      <w:r w:rsidRPr="008B33DC">
        <w:rPr>
          <w:rFonts w:asciiTheme="minorHAnsi" w:eastAsiaTheme="minorHAnsi" w:hAnsiTheme="minorHAnsi" w:cs="Arial"/>
          <w:sz w:val="20"/>
        </w:rPr>
        <w:t>”</w:t>
      </w:r>
      <w:r w:rsidR="00617F17" w:rsidRPr="008B33DC">
        <w:rPr>
          <w:rFonts w:asciiTheme="minorHAnsi" w:eastAsiaTheme="minorHAnsi" w:hAnsiTheme="minorHAnsi" w:cs="Arial"/>
          <w:sz w:val="20"/>
        </w:rPr>
        <w:t xml:space="preserve">이 성공적으로 구축된 후에도 시스템의 안정화를 위해서는 시스템을 구성하는 각종 자원을 효율적으로 관리할 수 있는 유지보수 체계를 수립하여야 한다. 시스템의 원활한 운영 및 지속적인 관리를 위한 분야별 유지보수방안을 제시하고, </w:t>
      </w:r>
      <w:r w:rsidR="00617F17">
        <w:rPr>
          <w:rFonts w:asciiTheme="minorHAnsi" w:eastAsiaTheme="minorHAnsi" w:hAnsiTheme="minorHAnsi" w:cs="Arial" w:hint="eastAsia"/>
          <w:sz w:val="20"/>
        </w:rPr>
        <w:t xml:space="preserve">장애 접수 후 즉시 담당자를 배정하여 최단시간 </w:t>
      </w:r>
      <w:r w:rsidR="00617F17" w:rsidRPr="008B33DC">
        <w:rPr>
          <w:rFonts w:asciiTheme="minorHAnsi" w:eastAsiaTheme="minorHAnsi" w:hAnsiTheme="minorHAnsi" w:cs="Arial"/>
          <w:sz w:val="20"/>
        </w:rPr>
        <w:t>장애조치</w:t>
      </w:r>
      <w:r w:rsidR="00617F17">
        <w:rPr>
          <w:rFonts w:asciiTheme="minorHAnsi" w:eastAsiaTheme="minorHAnsi" w:hAnsiTheme="minorHAnsi" w:cs="Arial" w:hint="eastAsia"/>
          <w:sz w:val="20"/>
        </w:rPr>
        <w:t xml:space="preserve"> 체계</w:t>
      </w:r>
      <w:r w:rsidR="00617F17" w:rsidRPr="008B33DC">
        <w:rPr>
          <w:rFonts w:asciiTheme="minorHAnsi" w:eastAsiaTheme="minorHAnsi" w:hAnsiTheme="minorHAnsi" w:cs="Arial"/>
          <w:sz w:val="20"/>
        </w:rPr>
        <w:t xml:space="preserve">를 </w:t>
      </w:r>
      <w:r w:rsidR="00617F17">
        <w:rPr>
          <w:rFonts w:asciiTheme="minorHAnsi" w:eastAsiaTheme="minorHAnsi" w:hAnsiTheme="minorHAnsi" w:cs="Arial" w:hint="eastAsia"/>
          <w:sz w:val="20"/>
        </w:rPr>
        <w:t>확립</w:t>
      </w:r>
      <w:r w:rsidR="00617F17" w:rsidRPr="008B33DC">
        <w:rPr>
          <w:rFonts w:asciiTheme="minorHAnsi" w:eastAsiaTheme="minorHAnsi" w:hAnsiTheme="minorHAnsi" w:cs="Arial"/>
          <w:sz w:val="20"/>
        </w:rPr>
        <w:t>한다.</w:t>
      </w:r>
    </w:p>
    <w:p w14:paraId="2B276709" w14:textId="234FBA9D" w:rsidR="00354C67" w:rsidRDefault="00354C67" w:rsidP="00617F1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</w:p>
    <w:tbl>
      <w:tblPr>
        <w:tblStyle w:val="aff2"/>
        <w:tblW w:w="0" w:type="auto"/>
        <w:tblLook w:val="01E0" w:firstRow="1" w:lastRow="1" w:firstColumn="1" w:lastColumn="1" w:noHBand="0" w:noVBand="0"/>
      </w:tblPr>
      <w:tblGrid>
        <w:gridCol w:w="10337"/>
      </w:tblGrid>
      <w:tr w:rsidR="003F54B3" w:rsidRPr="008B33DC" w14:paraId="26C17896" w14:textId="77777777" w:rsidTr="00FF552F">
        <w:trPr>
          <w:trHeight w:val="9298"/>
        </w:trPr>
        <w:tc>
          <w:tcPr>
            <w:tcW w:w="10456" w:type="dxa"/>
          </w:tcPr>
          <w:p w14:paraId="0751823F" w14:textId="77777777" w:rsidR="003F54B3" w:rsidRDefault="003F54B3" w:rsidP="00FF552F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</w:p>
          <w:p w14:paraId="5CFE66FA" w14:textId="77777777" w:rsidR="003F54B3" w:rsidRPr="008B33DC" w:rsidRDefault="003F54B3" w:rsidP="00FF552F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673BDE51" wp14:editId="7ECCC2BB">
                  <wp:extent cx="5084445" cy="5419725"/>
                  <wp:effectExtent l="0" t="0" r="1905" b="0"/>
                  <wp:docPr id="293044" name="그림 2930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4445" cy="5419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B6E2C4" w14:textId="77777777" w:rsidR="003F54B3" w:rsidRDefault="003F54B3" w:rsidP="00617F1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</w:p>
    <w:p w14:paraId="590C2BC8" w14:textId="77777777" w:rsidR="00354C67" w:rsidRDefault="00354C67" w:rsidP="00617F1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</w:p>
    <w:p w14:paraId="0890C56F" w14:textId="2D5AC227" w:rsidR="00354C67" w:rsidRDefault="00FF552F" w:rsidP="00FF552F">
      <w:pPr>
        <w:pStyle w:val="3"/>
        <w:numPr>
          <w:ilvl w:val="0"/>
          <w:numId w:val="0"/>
        </w:numPr>
      </w:pPr>
      <w:bookmarkStart w:id="62" w:name="_Toc105506562"/>
      <w:r>
        <w:rPr>
          <w:rFonts w:hint="eastAsia"/>
        </w:rPr>
        <w:lastRenderedPageBreak/>
        <w:t>8</w:t>
      </w:r>
      <w:r>
        <w:t>.2.2</w:t>
      </w:r>
      <w:r w:rsidR="00546007">
        <w:t xml:space="preserve"> </w:t>
      </w:r>
      <w:r w:rsidR="00354C67">
        <w:rPr>
          <w:rFonts w:hint="eastAsia"/>
        </w:rPr>
        <w:t>유지보수</w:t>
      </w:r>
      <w:r w:rsidR="00354C67">
        <w:rPr>
          <w:rFonts w:hint="eastAsia"/>
        </w:rPr>
        <w:t xml:space="preserve"> </w:t>
      </w:r>
      <w:r w:rsidR="00354C67">
        <w:rPr>
          <w:rFonts w:hint="eastAsia"/>
        </w:rPr>
        <w:t>업무내용</w:t>
      </w:r>
      <w:bookmarkEnd w:id="62"/>
    </w:p>
    <w:tbl>
      <w:tblPr>
        <w:tblStyle w:val="aff2"/>
        <w:tblW w:w="0" w:type="auto"/>
        <w:tblLook w:val="01E0" w:firstRow="1" w:lastRow="1" w:firstColumn="1" w:lastColumn="1" w:noHBand="0" w:noVBand="0"/>
      </w:tblPr>
      <w:tblGrid>
        <w:gridCol w:w="2500"/>
        <w:gridCol w:w="7837"/>
      </w:tblGrid>
      <w:tr w:rsidR="00354C67" w:rsidRPr="008B33DC" w14:paraId="70845BF3" w14:textId="77777777" w:rsidTr="00FF552F">
        <w:tc>
          <w:tcPr>
            <w:tcW w:w="2518" w:type="dxa"/>
            <w:shd w:val="clear" w:color="auto" w:fill="DDD9C3" w:themeFill="background2" w:themeFillShade="E6"/>
            <w:vAlign w:val="center"/>
          </w:tcPr>
          <w:p w14:paraId="26EA5BE5" w14:textId="77777777" w:rsidR="00354C67" w:rsidRPr="008B33DC" w:rsidRDefault="00354C67" w:rsidP="00FF552F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구분</w:t>
            </w:r>
          </w:p>
        </w:tc>
        <w:tc>
          <w:tcPr>
            <w:tcW w:w="7938" w:type="dxa"/>
            <w:shd w:val="clear" w:color="auto" w:fill="DDD9C3" w:themeFill="background2" w:themeFillShade="E6"/>
            <w:vAlign w:val="center"/>
          </w:tcPr>
          <w:p w14:paraId="07D42461" w14:textId="77777777" w:rsidR="00354C67" w:rsidRPr="008B33DC" w:rsidRDefault="00354C67" w:rsidP="00FF552F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범위</w:t>
            </w:r>
          </w:p>
        </w:tc>
      </w:tr>
      <w:tr w:rsidR="00354C67" w:rsidRPr="008B33DC" w14:paraId="715DC596" w14:textId="77777777" w:rsidTr="00FF552F">
        <w:trPr>
          <w:trHeight w:val="391"/>
        </w:trPr>
        <w:tc>
          <w:tcPr>
            <w:tcW w:w="2518" w:type="dxa"/>
            <w:shd w:val="clear" w:color="auto" w:fill="F2F2F2" w:themeFill="background1" w:themeFillShade="F2"/>
            <w:vAlign w:val="center"/>
          </w:tcPr>
          <w:p w14:paraId="20C87AC1" w14:textId="77777777" w:rsidR="00354C67" w:rsidRPr="008B33DC" w:rsidRDefault="00354C67" w:rsidP="00FF552F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장애 처리 결과 피드백</w:t>
            </w:r>
          </w:p>
        </w:tc>
        <w:tc>
          <w:tcPr>
            <w:tcW w:w="7938" w:type="dxa"/>
            <w:vAlign w:val="center"/>
          </w:tcPr>
          <w:p w14:paraId="461A1328" w14:textId="77777777" w:rsidR="00354C67" w:rsidRPr="008B33DC" w:rsidRDefault="00354C67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장애 접수사항의 결과에 대해 장애 조치결과를 피드백 실시</w:t>
            </w:r>
          </w:p>
        </w:tc>
      </w:tr>
      <w:tr w:rsidR="00354C67" w:rsidRPr="008B33DC" w14:paraId="57B5E564" w14:textId="77777777" w:rsidTr="00FF552F">
        <w:trPr>
          <w:trHeight w:val="127"/>
        </w:trPr>
        <w:tc>
          <w:tcPr>
            <w:tcW w:w="2518" w:type="dxa"/>
            <w:shd w:val="clear" w:color="auto" w:fill="F2F2F2" w:themeFill="background1" w:themeFillShade="F2"/>
            <w:vAlign w:val="center"/>
          </w:tcPr>
          <w:p w14:paraId="35720673" w14:textId="77777777" w:rsidR="00354C67" w:rsidRPr="008B33DC" w:rsidRDefault="00354C67" w:rsidP="00FF552F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협력체계에 대한 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br/>
              <w:t>응답체계 관리</w:t>
            </w:r>
          </w:p>
        </w:tc>
        <w:tc>
          <w:tcPr>
            <w:tcW w:w="7938" w:type="dxa"/>
            <w:vAlign w:val="center"/>
          </w:tcPr>
          <w:p w14:paraId="726E4676" w14:textId="77777777" w:rsidR="00354C67" w:rsidRPr="008B33DC" w:rsidRDefault="00354C67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장애 및 유지보수에 대한 응답을 관리하여 응답처리 시간을 체계화</w:t>
            </w:r>
          </w:p>
          <w:p w14:paraId="0B921129" w14:textId="77777777" w:rsidR="00354C67" w:rsidRPr="008B33DC" w:rsidRDefault="00354C67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매</w:t>
            </w:r>
            <w:r w:rsidRPr="008B33DC">
              <w:rPr>
                <w:rFonts w:asciiTheme="minorHAnsi" w:eastAsiaTheme="minorHAnsi" w:hAnsiTheme="minorHAnsi" w:cs="Arial"/>
                <w:sz w:val="20"/>
              </w:rPr>
              <w:t>시간마다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조치 진행사항에 대하여 확인</w:t>
            </w:r>
          </w:p>
          <w:p w14:paraId="7DA901C5" w14:textId="77777777" w:rsidR="00354C67" w:rsidRPr="008B33DC" w:rsidRDefault="00354C67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협력업체로부터 장애처리에 대한 조치결과 내역을 조치 후 1일 이내 보고</w:t>
            </w:r>
          </w:p>
        </w:tc>
      </w:tr>
      <w:tr w:rsidR="00354C67" w:rsidRPr="008B33DC" w14:paraId="1A3F5C7A" w14:textId="77777777" w:rsidTr="00FF552F">
        <w:trPr>
          <w:trHeight w:val="353"/>
        </w:trPr>
        <w:tc>
          <w:tcPr>
            <w:tcW w:w="2518" w:type="dxa"/>
            <w:shd w:val="clear" w:color="auto" w:fill="F2F2F2" w:themeFill="background1" w:themeFillShade="F2"/>
            <w:vAlign w:val="center"/>
          </w:tcPr>
          <w:p w14:paraId="782E0CDC" w14:textId="77777777" w:rsidR="00354C67" w:rsidRPr="008B33DC" w:rsidRDefault="00354C67" w:rsidP="00FF552F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전산장비 운영조직과의 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br/>
              <w:t>협조체계 구축</w:t>
            </w:r>
          </w:p>
        </w:tc>
        <w:tc>
          <w:tcPr>
            <w:tcW w:w="7938" w:type="dxa"/>
            <w:vAlign w:val="center"/>
          </w:tcPr>
          <w:p w14:paraId="19B04478" w14:textId="77777777" w:rsidR="00354C67" w:rsidRPr="008B33DC" w:rsidRDefault="00354C67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운영조직과 원활한 협조체계를 구축</w:t>
            </w:r>
          </w:p>
        </w:tc>
      </w:tr>
      <w:tr w:rsidR="00354C67" w:rsidRPr="008B33DC" w14:paraId="3C6AA91C" w14:textId="77777777" w:rsidTr="00FF552F">
        <w:trPr>
          <w:trHeight w:val="246"/>
        </w:trPr>
        <w:tc>
          <w:tcPr>
            <w:tcW w:w="2518" w:type="dxa"/>
            <w:shd w:val="clear" w:color="auto" w:fill="F2F2F2" w:themeFill="background1" w:themeFillShade="F2"/>
            <w:vAlign w:val="center"/>
          </w:tcPr>
          <w:p w14:paraId="0BCB8698" w14:textId="77777777" w:rsidR="00354C67" w:rsidRPr="008B33DC" w:rsidRDefault="00354C67" w:rsidP="00FF552F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정기적인 회의</w:t>
            </w:r>
          </w:p>
        </w:tc>
        <w:tc>
          <w:tcPr>
            <w:tcW w:w="7938" w:type="dxa"/>
            <w:vAlign w:val="center"/>
          </w:tcPr>
          <w:p w14:paraId="19F739A2" w14:textId="77777777" w:rsidR="00354C67" w:rsidRPr="008B33DC" w:rsidRDefault="00354C67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운영조직과 정기적인 회의 실시 </w:t>
            </w:r>
          </w:p>
        </w:tc>
      </w:tr>
      <w:tr w:rsidR="00354C67" w:rsidRPr="008B33DC" w14:paraId="3DBA4769" w14:textId="77777777" w:rsidTr="00FF552F">
        <w:trPr>
          <w:trHeight w:val="468"/>
        </w:trPr>
        <w:tc>
          <w:tcPr>
            <w:tcW w:w="2518" w:type="dxa"/>
            <w:shd w:val="clear" w:color="auto" w:fill="F2F2F2" w:themeFill="background1" w:themeFillShade="F2"/>
            <w:vAlign w:val="center"/>
          </w:tcPr>
          <w:p w14:paraId="62E665EB" w14:textId="77777777" w:rsidR="00354C67" w:rsidRPr="008B33DC" w:rsidRDefault="00354C67" w:rsidP="00FF552F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통계자료 작성</w:t>
            </w:r>
          </w:p>
        </w:tc>
        <w:tc>
          <w:tcPr>
            <w:tcW w:w="7938" w:type="dxa"/>
            <w:vAlign w:val="center"/>
          </w:tcPr>
          <w:p w14:paraId="3BE0E4E7" w14:textId="77777777" w:rsidR="00354C67" w:rsidRPr="008B33DC" w:rsidRDefault="00354C67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장애 조치사항, 조치결과 및 조치결과 피드백에 관한 통계자료 작성</w:t>
            </w:r>
          </w:p>
        </w:tc>
      </w:tr>
      <w:tr w:rsidR="00354C67" w:rsidRPr="008B33DC" w14:paraId="5F9C1AA1" w14:textId="77777777" w:rsidTr="00FF552F">
        <w:trPr>
          <w:trHeight w:val="64"/>
        </w:trPr>
        <w:tc>
          <w:tcPr>
            <w:tcW w:w="2518" w:type="dxa"/>
            <w:shd w:val="clear" w:color="auto" w:fill="F2F2F2" w:themeFill="background1" w:themeFillShade="F2"/>
            <w:vAlign w:val="center"/>
          </w:tcPr>
          <w:p w14:paraId="2E526AA7" w14:textId="77777777" w:rsidR="00354C67" w:rsidRPr="008B33DC" w:rsidRDefault="00354C67" w:rsidP="00FF552F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전담인원</w:t>
            </w:r>
            <w:r>
              <w:rPr>
                <w:rFonts w:asciiTheme="minorHAnsi" w:eastAsiaTheme="minorHAnsi" w:hAnsiTheme="minorHAnsi" w:cs="Arial" w:hint="eastAsia"/>
                <w:sz w:val="20"/>
              </w:rPr>
              <w:t xml:space="preserve"> 배정</w:t>
            </w:r>
          </w:p>
        </w:tc>
        <w:tc>
          <w:tcPr>
            <w:tcW w:w="7938" w:type="dxa"/>
            <w:vAlign w:val="center"/>
          </w:tcPr>
          <w:p w14:paraId="2AD2448A" w14:textId="77777777" w:rsidR="00354C67" w:rsidRPr="008B33DC" w:rsidRDefault="00354C67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>
              <w:rPr>
                <w:rFonts w:asciiTheme="minorHAnsi" w:eastAsiaTheme="minorHAnsi" w:hAnsiTheme="minorHAnsi" w:cs="Arial" w:hint="eastAsia"/>
                <w:sz w:val="20"/>
              </w:rPr>
              <w:t>장애 접수 후 담당자를 배정하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여 </w:t>
            </w:r>
            <w:r>
              <w:rPr>
                <w:rFonts w:asciiTheme="minorHAnsi" w:eastAsiaTheme="minorHAnsi" w:hAnsiTheme="minorHAnsi" w:cs="Arial" w:hint="eastAsia"/>
                <w:sz w:val="20"/>
              </w:rPr>
              <w:t>최단시간 조치체계 확립</w:t>
            </w:r>
          </w:p>
        </w:tc>
      </w:tr>
    </w:tbl>
    <w:p w14:paraId="3314255E" w14:textId="77777777" w:rsidR="00354C67" w:rsidRPr="00354C67" w:rsidRDefault="00354C67" w:rsidP="00354C67">
      <w:pPr>
        <w:pStyle w:val="a3"/>
      </w:pPr>
    </w:p>
    <w:p w14:paraId="69F41432" w14:textId="77777777" w:rsidR="00617F17" w:rsidRPr="00617F17" w:rsidRDefault="00617F17" w:rsidP="00617F17">
      <w:pPr>
        <w:pStyle w:val="a3"/>
      </w:pPr>
    </w:p>
    <w:p w14:paraId="54F13A44" w14:textId="3C87282A" w:rsidR="00496D3E" w:rsidRPr="00617F17" w:rsidRDefault="00617F17" w:rsidP="00912CB7">
      <w:pPr>
        <w:pStyle w:val="20"/>
        <w:numPr>
          <w:ilvl w:val="0"/>
          <w:numId w:val="0"/>
        </w:numPr>
        <w:ind w:left="619" w:hangingChars="258" w:hanging="619"/>
        <w:rPr>
          <w:rFonts w:asciiTheme="minorHAnsi" w:eastAsiaTheme="minorHAnsi" w:hAnsiTheme="minorHAnsi"/>
        </w:rPr>
      </w:pPr>
      <w:bookmarkStart w:id="63" w:name="_Toc105506563"/>
      <w:r>
        <w:rPr>
          <w:rFonts w:hint="eastAsia"/>
        </w:rPr>
        <w:t>8</w:t>
      </w:r>
      <w:r>
        <w:t xml:space="preserve">.3. </w:t>
      </w:r>
      <w:r>
        <w:rPr>
          <w:rFonts w:hint="eastAsia"/>
        </w:rPr>
        <w:t>기술이전</w:t>
      </w:r>
      <w:r>
        <w:rPr>
          <w:rFonts w:hint="eastAsia"/>
        </w:rPr>
        <w:t xml:space="preserve"> </w:t>
      </w:r>
      <w:r>
        <w:rPr>
          <w:rFonts w:hint="eastAsia"/>
        </w:rPr>
        <w:t>계획</w:t>
      </w:r>
      <w:bookmarkEnd w:id="63"/>
    </w:p>
    <w:p w14:paraId="45552310" w14:textId="6C6089D3" w:rsidR="00496D3E" w:rsidRPr="008B33DC" w:rsidRDefault="00496D3E" w:rsidP="00496D3E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64" w:name="_Toc105506564"/>
      <w:r w:rsidRPr="008B33DC">
        <w:rPr>
          <w:rFonts w:asciiTheme="minorHAnsi" w:eastAsiaTheme="minorHAnsi" w:hAnsiTheme="minorHAnsi"/>
        </w:rPr>
        <w:t>8.</w:t>
      </w:r>
      <w:r w:rsidR="00617F17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/>
        </w:rPr>
        <w:t>.1 개요</w:t>
      </w:r>
      <w:bookmarkEnd w:id="64"/>
    </w:p>
    <w:p w14:paraId="6E2EE6EA" w14:textId="4B2CFB08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㈜</w:t>
      </w:r>
      <w:r w:rsidR="00174266">
        <w:rPr>
          <w:rFonts w:asciiTheme="minorHAnsi" w:eastAsiaTheme="minorHAnsi" w:hAnsiTheme="minorHAnsi" w:cs="Arial" w:hint="eastAsia"/>
          <w:sz w:val="20"/>
        </w:rPr>
        <w:t>영진공사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 전산</w:t>
      </w:r>
      <w:r w:rsidRPr="008B33DC">
        <w:rPr>
          <w:rFonts w:asciiTheme="minorHAnsi" w:eastAsiaTheme="minorHAnsi" w:hAnsiTheme="minorHAnsi" w:cs="Arial"/>
          <w:sz w:val="20"/>
        </w:rPr>
        <w:t xml:space="preserve">시스템의 효율적이고 안정적인 운영을 위해서 </w:t>
      </w:r>
      <w:r w:rsidRPr="008B33DC">
        <w:rPr>
          <w:rFonts w:asciiTheme="minorHAnsi" w:eastAsiaTheme="minorHAnsi" w:hAnsiTheme="minorHAnsi" w:cs="Arial" w:hint="eastAsia"/>
          <w:sz w:val="20"/>
        </w:rPr>
        <w:t>㈜</w:t>
      </w:r>
      <w:r w:rsidR="00174266">
        <w:rPr>
          <w:rFonts w:asciiTheme="minorHAnsi" w:eastAsiaTheme="minorHAnsi" w:hAnsiTheme="minorHAnsi" w:cs="Arial" w:hint="eastAsia"/>
          <w:sz w:val="20"/>
        </w:rPr>
        <w:t>영진공사</w:t>
      </w:r>
      <w:r w:rsidRPr="008B33DC">
        <w:rPr>
          <w:rFonts w:asciiTheme="minorHAnsi" w:eastAsiaTheme="minorHAnsi" w:hAnsiTheme="minorHAnsi" w:cs="Arial"/>
          <w:sz w:val="20"/>
        </w:rPr>
        <w:t>의 운영</w:t>
      </w:r>
      <w:r w:rsidR="00BE0D51">
        <w:rPr>
          <w:rFonts w:asciiTheme="minorHAnsi" w:eastAsiaTheme="minorHAnsi" w:hAnsiTheme="minorHAnsi" w:cs="Arial" w:hint="eastAsia"/>
          <w:sz w:val="20"/>
        </w:rPr>
        <w:t xml:space="preserve"> 요</w:t>
      </w:r>
      <w:r w:rsidRPr="008B33DC">
        <w:rPr>
          <w:rFonts w:asciiTheme="minorHAnsi" w:eastAsiaTheme="minorHAnsi" w:hAnsiTheme="minorHAnsi" w:cs="Arial"/>
          <w:sz w:val="20"/>
        </w:rPr>
        <w:t>원들에게 적절하고 체계적인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 </w:t>
      </w:r>
      <w:r w:rsidRPr="008B33DC">
        <w:rPr>
          <w:rFonts w:asciiTheme="minorHAnsi" w:eastAsiaTheme="minorHAnsi" w:hAnsiTheme="minorHAnsi" w:cs="Arial"/>
          <w:sz w:val="20"/>
        </w:rPr>
        <w:t>기술이전을 하고 시스템 구축 후 안정된 시스템 운영과 동시에 사용자와 관리자의 전산 능력향상 및 운용능력 배양을 목적으로 한다.</w:t>
      </w:r>
    </w:p>
    <w:p w14:paraId="185D9180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</w:p>
    <w:tbl>
      <w:tblPr>
        <w:tblStyle w:val="aff2"/>
        <w:tblW w:w="0" w:type="auto"/>
        <w:tblLook w:val="01E0" w:firstRow="1" w:lastRow="1" w:firstColumn="1" w:lastColumn="1" w:noHBand="0" w:noVBand="0"/>
      </w:tblPr>
      <w:tblGrid>
        <w:gridCol w:w="10337"/>
      </w:tblGrid>
      <w:tr w:rsidR="00496D3E" w:rsidRPr="008B33DC" w14:paraId="5A58328C" w14:textId="77777777" w:rsidTr="00456761">
        <w:trPr>
          <w:trHeight w:val="5149"/>
        </w:trPr>
        <w:tc>
          <w:tcPr>
            <w:tcW w:w="10383" w:type="dxa"/>
          </w:tcPr>
          <w:p w14:paraId="58A3A3F4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/>
              </w:rPr>
            </w:pPr>
          </w:p>
          <w:p w14:paraId="18D5BA49" w14:textId="28D7918E" w:rsidR="00496D3E" w:rsidRPr="008B33DC" w:rsidRDefault="00456761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51F2D9FC" wp14:editId="70EBE23E">
                  <wp:extent cx="6454775" cy="2705761"/>
                  <wp:effectExtent l="0" t="0" r="317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5842" cy="27145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980F43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588E2E1E" w14:textId="5C0B41DB" w:rsidR="00496D3E" w:rsidRPr="008B33DC" w:rsidRDefault="00496D3E" w:rsidP="00496D3E">
      <w:pPr>
        <w:widowControl/>
        <w:wordWrap/>
        <w:jc w:val="left"/>
        <w:rPr>
          <w:rFonts w:asciiTheme="minorHAnsi" w:eastAsiaTheme="minorHAnsi" w:hAnsiTheme="minorHAnsi" w:cs="Arial"/>
        </w:rPr>
      </w:pPr>
    </w:p>
    <w:p w14:paraId="618C1840" w14:textId="2BA572E1" w:rsidR="00496D3E" w:rsidRPr="008B33DC" w:rsidRDefault="00496D3E" w:rsidP="00496D3E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65" w:name="_Toc105506565"/>
      <w:r w:rsidRPr="008B33DC">
        <w:rPr>
          <w:rFonts w:asciiTheme="minorHAnsi" w:eastAsiaTheme="minorHAnsi" w:hAnsiTheme="minorHAnsi"/>
        </w:rPr>
        <w:t>8.</w:t>
      </w:r>
      <w:r w:rsidR="00617F17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/>
        </w:rPr>
        <w:t>.</w:t>
      </w:r>
      <w:r w:rsidRPr="008B33DC">
        <w:rPr>
          <w:rFonts w:asciiTheme="minorHAnsi" w:eastAsiaTheme="minorHAnsi" w:hAnsiTheme="minorHAnsi" w:hint="eastAsia"/>
        </w:rPr>
        <w:t>2</w:t>
      </w:r>
      <w:r w:rsidRPr="008B33DC">
        <w:rPr>
          <w:rFonts w:asciiTheme="minorHAnsi" w:eastAsiaTheme="minorHAnsi" w:hAnsiTheme="minorHAnsi"/>
        </w:rPr>
        <w:t xml:space="preserve"> 기술 이전 내용</w:t>
      </w:r>
      <w:bookmarkEnd w:id="65"/>
    </w:p>
    <w:tbl>
      <w:tblPr>
        <w:tblStyle w:val="aff2"/>
        <w:tblW w:w="0" w:type="auto"/>
        <w:tblLook w:val="01E0" w:firstRow="1" w:lastRow="1" w:firstColumn="1" w:lastColumn="1" w:noHBand="0" w:noVBand="0"/>
      </w:tblPr>
      <w:tblGrid>
        <w:gridCol w:w="1529"/>
        <w:gridCol w:w="3916"/>
        <w:gridCol w:w="4892"/>
      </w:tblGrid>
      <w:tr w:rsidR="00496D3E" w:rsidRPr="008B33DC" w14:paraId="558539DC" w14:textId="77777777" w:rsidTr="000C2577">
        <w:tc>
          <w:tcPr>
            <w:tcW w:w="1529" w:type="dxa"/>
            <w:shd w:val="clear" w:color="auto" w:fill="DDD9C3" w:themeFill="background2" w:themeFillShade="E6"/>
            <w:vAlign w:val="center"/>
          </w:tcPr>
          <w:p w14:paraId="568B49E8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/>
                <w:b/>
              </w:rPr>
              <w:t>구분</w:t>
            </w:r>
          </w:p>
        </w:tc>
        <w:tc>
          <w:tcPr>
            <w:tcW w:w="3916" w:type="dxa"/>
            <w:shd w:val="clear" w:color="auto" w:fill="DDD9C3" w:themeFill="background2" w:themeFillShade="E6"/>
            <w:vAlign w:val="center"/>
          </w:tcPr>
          <w:p w14:paraId="389F3062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/>
                <w:b/>
              </w:rPr>
              <w:t>이전 내용</w:t>
            </w:r>
          </w:p>
        </w:tc>
        <w:tc>
          <w:tcPr>
            <w:tcW w:w="4892" w:type="dxa"/>
            <w:shd w:val="clear" w:color="auto" w:fill="DDD9C3" w:themeFill="background2" w:themeFillShade="E6"/>
            <w:vAlign w:val="center"/>
          </w:tcPr>
          <w:p w14:paraId="4E0FF70B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/>
                <w:b/>
              </w:rPr>
              <w:t>이전 방법</w:t>
            </w:r>
          </w:p>
        </w:tc>
      </w:tr>
      <w:tr w:rsidR="00496D3E" w:rsidRPr="008B33DC" w14:paraId="66BF2FC5" w14:textId="77777777" w:rsidTr="000C2577">
        <w:tc>
          <w:tcPr>
            <w:tcW w:w="1529" w:type="dxa"/>
            <w:shd w:val="clear" w:color="auto" w:fill="F2F2F2" w:themeFill="background1" w:themeFillShade="F2"/>
            <w:vAlign w:val="center"/>
          </w:tcPr>
          <w:p w14:paraId="73099718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응용 시스템</w:t>
            </w:r>
          </w:p>
        </w:tc>
        <w:tc>
          <w:tcPr>
            <w:tcW w:w="3916" w:type="dxa"/>
            <w:vAlign w:val="center"/>
          </w:tcPr>
          <w:p w14:paraId="51F65C51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각 응용시스템 운영 및 유지보수</w:t>
            </w:r>
          </w:p>
          <w:p w14:paraId="73407F24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시스템 통합 개발 및 관리</w:t>
            </w:r>
          </w:p>
          <w:p w14:paraId="0C5A819E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업무별 기능</w:t>
            </w:r>
          </w:p>
          <w:p w14:paraId="072B2F7E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데이터 구조</w:t>
            </w:r>
          </w:p>
          <w:p w14:paraId="1EC9A4E1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개발방법론</w:t>
            </w:r>
          </w:p>
          <w:p w14:paraId="38C716BE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0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분석도구 사용</w:t>
            </w:r>
          </w:p>
        </w:tc>
        <w:tc>
          <w:tcPr>
            <w:tcW w:w="4892" w:type="dxa"/>
            <w:vAlign w:val="center"/>
          </w:tcPr>
          <w:p w14:paraId="48C04A0B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구축 초기 단계부터 지속적 교육 및 기술이전</w:t>
            </w:r>
          </w:p>
          <w:p w14:paraId="13E56BBB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업무분석/설계 시 참여</w:t>
            </w:r>
          </w:p>
          <w:p w14:paraId="63628F57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단계별 산출물</w:t>
            </w:r>
          </w:p>
          <w:p w14:paraId="5721F577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분석도구 사용 교육 및 프로그램 제작</w:t>
            </w:r>
          </w:p>
          <w:p w14:paraId="4CD2AF8B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유지보수 절차 수립 및 관리방법 작성 지원</w:t>
            </w:r>
          </w:p>
          <w:p w14:paraId="49A5551E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기술이전 교육</w:t>
            </w:r>
          </w:p>
        </w:tc>
      </w:tr>
      <w:tr w:rsidR="00496D3E" w:rsidRPr="008B33DC" w14:paraId="585B7F6D" w14:textId="77777777" w:rsidTr="000C2577">
        <w:tc>
          <w:tcPr>
            <w:tcW w:w="1529" w:type="dxa"/>
            <w:shd w:val="clear" w:color="auto" w:fill="F2F2F2" w:themeFill="background1" w:themeFillShade="F2"/>
            <w:vAlign w:val="center"/>
          </w:tcPr>
          <w:p w14:paraId="792973EE" w14:textId="4DEBC0AA" w:rsidR="00496D3E" w:rsidRPr="008B33DC" w:rsidRDefault="00496D3E" w:rsidP="00B97A47">
            <w:pPr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 xml:space="preserve">하드웨어 </w:t>
            </w:r>
          </w:p>
        </w:tc>
        <w:tc>
          <w:tcPr>
            <w:tcW w:w="3916" w:type="dxa"/>
            <w:vAlign w:val="center"/>
          </w:tcPr>
          <w:p w14:paraId="465171D0" w14:textId="77777777" w:rsidR="00496D3E" w:rsidRPr="008B33DC" w:rsidRDefault="00496D3E" w:rsidP="0060599E">
            <w:pPr>
              <w:widowControl/>
              <w:numPr>
                <w:ilvl w:val="0"/>
                <w:numId w:val="22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시스템 설치 및 튜닝</w:t>
            </w:r>
          </w:p>
          <w:p w14:paraId="3D88183F" w14:textId="77777777" w:rsidR="00496D3E" w:rsidRPr="008B33DC" w:rsidRDefault="00496D3E" w:rsidP="0060599E">
            <w:pPr>
              <w:widowControl/>
              <w:numPr>
                <w:ilvl w:val="0"/>
                <w:numId w:val="22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장애 복구 방안</w:t>
            </w:r>
          </w:p>
        </w:tc>
        <w:tc>
          <w:tcPr>
            <w:tcW w:w="4892" w:type="dxa"/>
            <w:vAlign w:val="center"/>
          </w:tcPr>
          <w:p w14:paraId="29170101" w14:textId="77777777" w:rsidR="00496D3E" w:rsidRPr="008B33DC" w:rsidRDefault="00496D3E" w:rsidP="0060599E">
            <w:pPr>
              <w:widowControl/>
              <w:numPr>
                <w:ilvl w:val="0"/>
                <w:numId w:val="22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설치 및 커스터마이징 공동수행</w:t>
            </w:r>
          </w:p>
          <w:p w14:paraId="728E4E37" w14:textId="77777777" w:rsidR="00496D3E" w:rsidRPr="008B33DC" w:rsidRDefault="00496D3E" w:rsidP="0060599E">
            <w:pPr>
              <w:widowControl/>
              <w:numPr>
                <w:ilvl w:val="0"/>
                <w:numId w:val="22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운영지침서 개발 및 교육</w:t>
            </w:r>
          </w:p>
        </w:tc>
      </w:tr>
      <w:tr w:rsidR="00496D3E" w:rsidRPr="008B33DC" w14:paraId="7BA6C956" w14:textId="77777777" w:rsidTr="000C2577">
        <w:trPr>
          <w:trHeight w:val="677"/>
        </w:trPr>
        <w:tc>
          <w:tcPr>
            <w:tcW w:w="1529" w:type="dxa"/>
            <w:shd w:val="clear" w:color="auto" w:fill="F2F2F2" w:themeFill="background1" w:themeFillShade="F2"/>
            <w:vAlign w:val="center"/>
          </w:tcPr>
          <w:p w14:paraId="493464B8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시스템 운영</w:t>
            </w:r>
          </w:p>
        </w:tc>
        <w:tc>
          <w:tcPr>
            <w:tcW w:w="3916" w:type="dxa"/>
            <w:vAlign w:val="center"/>
          </w:tcPr>
          <w:p w14:paraId="7A08C4CD" w14:textId="77777777" w:rsidR="00496D3E" w:rsidRPr="008B33DC" w:rsidRDefault="00496D3E" w:rsidP="0060599E">
            <w:pPr>
              <w:widowControl/>
              <w:numPr>
                <w:ilvl w:val="0"/>
                <w:numId w:val="23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시스템 운영 및 유지보수</w:t>
            </w:r>
          </w:p>
        </w:tc>
        <w:tc>
          <w:tcPr>
            <w:tcW w:w="4892" w:type="dxa"/>
            <w:vAlign w:val="center"/>
          </w:tcPr>
          <w:p w14:paraId="3D72E422" w14:textId="77777777" w:rsidR="00496D3E" w:rsidRPr="008B33DC" w:rsidRDefault="00496D3E" w:rsidP="0060599E">
            <w:pPr>
              <w:widowControl/>
              <w:numPr>
                <w:ilvl w:val="0"/>
                <w:numId w:val="23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운영 지침서 개발 및 교육</w:t>
            </w:r>
          </w:p>
        </w:tc>
      </w:tr>
    </w:tbl>
    <w:p w14:paraId="4886D20A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/>
        </w:rPr>
      </w:pPr>
    </w:p>
    <w:p w14:paraId="7734B5C0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/>
        </w:rPr>
      </w:pPr>
    </w:p>
    <w:p w14:paraId="5768262E" w14:textId="77777777" w:rsidR="00496D3E" w:rsidRPr="008B33DC" w:rsidRDefault="00496D3E" w:rsidP="00496D3E">
      <w:pPr>
        <w:pStyle w:val="10"/>
        <w:ind w:left="540" w:hanging="540"/>
        <w:rPr>
          <w:rFonts w:asciiTheme="minorHAnsi" w:eastAsiaTheme="minorHAnsi" w:hAnsiTheme="minorHAnsi"/>
        </w:rPr>
      </w:pPr>
      <w:bookmarkStart w:id="66" w:name="_Toc156298799"/>
      <w:bookmarkStart w:id="67" w:name="_Toc103753055"/>
      <w:r w:rsidRPr="008B33DC">
        <w:rPr>
          <w:rFonts w:asciiTheme="minorHAnsi" w:eastAsiaTheme="minorHAnsi" w:hAnsiTheme="minorHAnsi" w:hint="eastAsia"/>
        </w:rPr>
        <w:t xml:space="preserve"> </w:t>
      </w:r>
      <w:bookmarkStart w:id="68" w:name="_Toc105506566"/>
      <w:r w:rsidRPr="008B33DC">
        <w:rPr>
          <w:rFonts w:asciiTheme="minorHAnsi" w:eastAsiaTheme="minorHAnsi" w:hAnsiTheme="minorHAnsi" w:hint="eastAsia"/>
        </w:rPr>
        <w:t>고객사 협조 요청사항</w:t>
      </w:r>
      <w:bookmarkEnd w:id="66"/>
      <w:bookmarkEnd w:id="68"/>
    </w:p>
    <w:p w14:paraId="518D8D4C" w14:textId="77777777" w:rsidR="00496D3E" w:rsidRPr="008B33DC" w:rsidRDefault="00496D3E" w:rsidP="00496D3E">
      <w:pPr>
        <w:pStyle w:val="00"/>
        <w:tabs>
          <w:tab w:val="clear" w:pos="330"/>
          <w:tab w:val="left" w:pos="142"/>
        </w:tabs>
        <w:spacing w:line="360" w:lineRule="exact"/>
        <w:ind w:leftChars="-6" w:left="1" w:hangingChars="7" w:hanging="14"/>
        <w:rPr>
          <w:rFonts w:asciiTheme="minorHAnsi" w:eastAsiaTheme="minorHAnsi" w:hAnsiTheme="minorHAnsi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본 사업의 성공적인 수행을 위해서는 고객사와 수행사의 상호 신뢰기반 하에서 안정된 업무 체계 구축, 명확한 사업의 대상 및 범위 설정, 대외 고객으로부터의 원활한 협조 유도, 그리고 시스템 사용자의 적극적인 참여와 지원 방안 수립이 선행되어야 한다</w:t>
      </w:r>
      <w:r w:rsidRPr="008B33DC">
        <w:rPr>
          <w:rFonts w:asciiTheme="minorHAnsi" w:eastAsiaTheme="minorHAnsi" w:hAnsiTheme="minorHAnsi" w:hint="eastAsia"/>
          <w:sz w:val="20"/>
        </w:rPr>
        <w:t>`</w:t>
      </w:r>
    </w:p>
    <w:p w14:paraId="3E728D9A" w14:textId="77777777" w:rsidR="00496D3E" w:rsidRPr="008B33DC" w:rsidRDefault="00496D3E" w:rsidP="00496D3E">
      <w:pPr>
        <w:pStyle w:val="20"/>
        <w:ind w:left="619" w:hanging="619"/>
        <w:rPr>
          <w:rFonts w:asciiTheme="minorHAnsi" w:eastAsiaTheme="minorHAnsi" w:hAnsiTheme="minorHAnsi"/>
        </w:rPr>
      </w:pPr>
      <w:bookmarkStart w:id="69" w:name="_Toc156298800"/>
      <w:r w:rsidRPr="008B33DC">
        <w:rPr>
          <w:rFonts w:asciiTheme="minorHAnsi" w:eastAsiaTheme="minorHAnsi" w:hAnsiTheme="minorHAnsi" w:hint="eastAsia"/>
        </w:rPr>
        <w:t xml:space="preserve"> </w:t>
      </w:r>
      <w:bookmarkStart w:id="70" w:name="_Toc105506567"/>
      <w:bookmarkEnd w:id="69"/>
      <w:r w:rsidRPr="008B33DC">
        <w:rPr>
          <w:rFonts w:asciiTheme="minorHAnsi" w:eastAsiaTheme="minorHAnsi" w:hAnsiTheme="minorHAnsi" w:hint="eastAsia"/>
        </w:rPr>
        <w:t>의사 결정자 및 업무 담당자 참여</w:t>
      </w:r>
      <w:bookmarkEnd w:id="70"/>
    </w:p>
    <w:p w14:paraId="4BAF237D" w14:textId="77777777" w:rsidR="00496D3E" w:rsidRPr="008B33DC" w:rsidRDefault="00496D3E" w:rsidP="0060599E">
      <w:pPr>
        <w:pStyle w:val="a3"/>
        <w:numPr>
          <w:ilvl w:val="0"/>
          <w:numId w:val="40"/>
        </w:numPr>
        <w:tabs>
          <w:tab w:val="clear" w:pos="720"/>
          <w:tab w:val="num" w:pos="993"/>
        </w:tabs>
        <w:ind w:left="567" w:hanging="207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명확한 역할 정의 및 공식 의사 소통 채널 확보</w:t>
      </w:r>
    </w:p>
    <w:p w14:paraId="18F14462" w14:textId="77777777" w:rsidR="00496D3E" w:rsidRPr="008B33DC" w:rsidRDefault="00496D3E" w:rsidP="0060599E">
      <w:pPr>
        <w:pStyle w:val="a3"/>
        <w:numPr>
          <w:ilvl w:val="0"/>
          <w:numId w:val="40"/>
        </w:numPr>
        <w:tabs>
          <w:tab w:val="clear" w:pos="720"/>
          <w:tab w:val="num" w:pos="993"/>
        </w:tabs>
        <w:ind w:left="567" w:hanging="207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신속한 의사결정 및 권한 필요 (경영층의 관심 및 지원)</w:t>
      </w:r>
    </w:p>
    <w:p w14:paraId="7AD9327F" w14:textId="77777777" w:rsidR="00496D3E" w:rsidRPr="008B33DC" w:rsidRDefault="00496D3E" w:rsidP="0060599E">
      <w:pPr>
        <w:pStyle w:val="a3"/>
        <w:numPr>
          <w:ilvl w:val="0"/>
          <w:numId w:val="40"/>
        </w:numPr>
        <w:tabs>
          <w:tab w:val="clear" w:pos="720"/>
          <w:tab w:val="num" w:pos="993"/>
        </w:tabs>
        <w:ind w:left="567" w:hanging="207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각종 변동사항 발생시 신속하고 정확한 의사결정</w:t>
      </w:r>
    </w:p>
    <w:p w14:paraId="79733C9A" w14:textId="77777777" w:rsidR="00496D3E" w:rsidRPr="008B33DC" w:rsidRDefault="00496D3E" w:rsidP="0060599E">
      <w:pPr>
        <w:pStyle w:val="a3"/>
        <w:numPr>
          <w:ilvl w:val="0"/>
          <w:numId w:val="40"/>
        </w:numPr>
        <w:tabs>
          <w:tab w:val="clear" w:pos="720"/>
          <w:tab w:val="num" w:pos="993"/>
        </w:tabs>
        <w:ind w:left="567" w:hanging="207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 w:cs="Arial" w:hint="eastAsia"/>
          <w:sz w:val="20"/>
        </w:rPr>
        <w:t>적극적인 요구사항 개진, 검토 및 테스트 참여</w:t>
      </w:r>
    </w:p>
    <w:p w14:paraId="54E8D38F" w14:textId="5AEE8610" w:rsidR="00496D3E" w:rsidRPr="008B33DC" w:rsidRDefault="00496D3E" w:rsidP="00496D3E">
      <w:pPr>
        <w:pStyle w:val="20"/>
        <w:ind w:left="619" w:hanging="619"/>
        <w:rPr>
          <w:rFonts w:asciiTheme="minorHAnsi" w:eastAsiaTheme="minorHAnsi" w:hAnsiTheme="minorHAnsi"/>
        </w:rPr>
      </w:pPr>
      <w:bookmarkStart w:id="71" w:name="_Toc156298801"/>
      <w:r w:rsidRPr="008B33DC">
        <w:rPr>
          <w:rFonts w:asciiTheme="minorHAnsi" w:eastAsiaTheme="minorHAnsi" w:hAnsiTheme="minorHAnsi" w:hint="eastAsia"/>
        </w:rPr>
        <w:t xml:space="preserve"> </w:t>
      </w:r>
      <w:bookmarkStart w:id="72" w:name="_Toc105506568"/>
      <w:bookmarkEnd w:id="71"/>
      <w:r w:rsidRPr="008B33DC">
        <w:rPr>
          <w:rFonts w:asciiTheme="minorHAnsi" w:eastAsiaTheme="minorHAnsi" w:hAnsiTheme="minorHAnsi" w:hint="eastAsia"/>
        </w:rPr>
        <w:t xml:space="preserve">대외 </w:t>
      </w:r>
      <w:r w:rsidR="009E20B5">
        <w:rPr>
          <w:rFonts w:asciiTheme="minorHAnsi" w:eastAsiaTheme="minorHAnsi" w:hAnsiTheme="minorHAnsi" w:hint="eastAsia"/>
        </w:rPr>
        <w:t>파트너사와</w:t>
      </w:r>
      <w:r w:rsidRPr="008B33DC">
        <w:rPr>
          <w:rFonts w:asciiTheme="minorHAnsi" w:eastAsiaTheme="minorHAnsi" w:hAnsiTheme="minorHAnsi" w:hint="eastAsia"/>
        </w:rPr>
        <w:t>의 유기적 협조</w:t>
      </w:r>
      <w:bookmarkEnd w:id="72"/>
    </w:p>
    <w:p w14:paraId="0308F948" w14:textId="2BE9F05E" w:rsidR="00496D3E" w:rsidRPr="008B33DC" w:rsidRDefault="009E20B5" w:rsidP="00496D3E">
      <w:pPr>
        <w:numPr>
          <w:ilvl w:val="0"/>
          <w:numId w:val="6"/>
        </w:numPr>
        <w:tabs>
          <w:tab w:val="num" w:pos="993"/>
        </w:tabs>
        <w:autoSpaceDE w:val="0"/>
        <w:autoSpaceDN w:val="0"/>
        <w:ind w:left="709" w:hanging="258"/>
        <w:rPr>
          <w:rFonts w:asciiTheme="minorHAnsi" w:eastAsiaTheme="minorHAnsi" w:hAnsiTheme="minorHAnsi" w:cs="Arial"/>
          <w:sz w:val="20"/>
        </w:rPr>
      </w:pPr>
      <w:r>
        <w:rPr>
          <w:rFonts w:asciiTheme="minorHAnsi" w:eastAsiaTheme="minorHAnsi" w:hAnsiTheme="minorHAnsi" w:cs="Arial" w:hint="eastAsia"/>
          <w:sz w:val="20"/>
        </w:rPr>
        <w:t>L</w:t>
      </w:r>
      <w:r>
        <w:rPr>
          <w:rFonts w:asciiTheme="minorHAnsi" w:eastAsiaTheme="minorHAnsi" w:hAnsiTheme="minorHAnsi" w:cs="Arial"/>
          <w:sz w:val="20"/>
        </w:rPr>
        <w:t xml:space="preserve">PR </w:t>
      </w:r>
      <w:r>
        <w:rPr>
          <w:rFonts w:asciiTheme="minorHAnsi" w:eastAsiaTheme="minorHAnsi" w:hAnsiTheme="minorHAnsi" w:cs="Arial" w:hint="eastAsia"/>
          <w:sz w:val="20"/>
        </w:rPr>
        <w:t xml:space="preserve">차량번호 </w:t>
      </w:r>
      <w:proofErr w:type="gramStart"/>
      <w:r>
        <w:rPr>
          <w:rFonts w:asciiTheme="minorHAnsi" w:eastAsiaTheme="minorHAnsi" w:hAnsiTheme="minorHAnsi" w:cs="Arial" w:hint="eastAsia"/>
          <w:sz w:val="20"/>
        </w:rPr>
        <w:t>인터페이스</w:t>
      </w:r>
      <w:r>
        <w:rPr>
          <w:rFonts w:asciiTheme="minorHAnsi" w:eastAsiaTheme="minorHAnsi" w:hAnsiTheme="minorHAnsi" w:cs="Arial"/>
          <w:sz w:val="20"/>
        </w:rPr>
        <w:t>,  LTE</w:t>
      </w:r>
      <w:proofErr w:type="gramEnd"/>
      <w:r>
        <w:rPr>
          <w:rFonts w:asciiTheme="minorHAnsi" w:eastAsiaTheme="minorHAnsi" w:hAnsiTheme="minorHAnsi" w:cs="Arial"/>
          <w:sz w:val="20"/>
        </w:rPr>
        <w:t xml:space="preserve"> </w:t>
      </w:r>
      <w:r>
        <w:rPr>
          <w:rFonts w:asciiTheme="minorHAnsi" w:eastAsiaTheme="minorHAnsi" w:hAnsiTheme="minorHAnsi" w:cs="Arial" w:hint="eastAsia"/>
          <w:sz w:val="20"/>
        </w:rPr>
        <w:t>망 사업자 등</w:t>
      </w:r>
      <w:r w:rsidR="00496D3E" w:rsidRPr="008B33DC">
        <w:rPr>
          <w:rFonts w:asciiTheme="minorHAnsi" w:eastAsiaTheme="minorHAnsi" w:hAnsiTheme="minorHAnsi" w:cs="Arial" w:hint="eastAsia"/>
          <w:sz w:val="20"/>
        </w:rPr>
        <w:t xml:space="preserve"> </w:t>
      </w:r>
    </w:p>
    <w:p w14:paraId="0A4FFAF4" w14:textId="77777777" w:rsidR="00496D3E" w:rsidRPr="008B33DC" w:rsidRDefault="00496D3E" w:rsidP="00496D3E">
      <w:pPr>
        <w:numPr>
          <w:ilvl w:val="0"/>
          <w:numId w:val="6"/>
        </w:numPr>
        <w:tabs>
          <w:tab w:val="num" w:pos="993"/>
        </w:tabs>
        <w:autoSpaceDE w:val="0"/>
        <w:autoSpaceDN w:val="0"/>
        <w:ind w:left="709" w:hanging="258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관련 협의 필요시, 고객사의 주도적인 역할 및 참여 필요</w:t>
      </w:r>
    </w:p>
    <w:p w14:paraId="395B142C" w14:textId="77777777" w:rsidR="00496D3E" w:rsidRPr="008B33DC" w:rsidRDefault="00496D3E" w:rsidP="00496D3E">
      <w:pPr>
        <w:numPr>
          <w:ilvl w:val="0"/>
          <w:numId w:val="6"/>
        </w:numPr>
        <w:tabs>
          <w:tab w:val="num" w:pos="993"/>
        </w:tabs>
        <w:autoSpaceDE w:val="0"/>
        <w:autoSpaceDN w:val="0"/>
        <w:ind w:left="709" w:hanging="258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연계 표준화, 이슈 및 리스크 해결방안 협의</w:t>
      </w:r>
    </w:p>
    <w:p w14:paraId="7621A8EC" w14:textId="77777777" w:rsidR="00496D3E" w:rsidRPr="008B33DC" w:rsidRDefault="00496D3E" w:rsidP="00496D3E">
      <w:pPr>
        <w:pStyle w:val="a3"/>
        <w:ind w:left="770"/>
        <w:rPr>
          <w:rFonts w:asciiTheme="minorHAnsi" w:eastAsiaTheme="minorHAnsi" w:hAnsiTheme="minorHAnsi"/>
        </w:rPr>
      </w:pPr>
    </w:p>
    <w:p w14:paraId="045A6B8F" w14:textId="77777777" w:rsidR="00496D3E" w:rsidRPr="008B33DC" w:rsidRDefault="00496D3E" w:rsidP="00496D3E">
      <w:pPr>
        <w:pStyle w:val="20"/>
        <w:ind w:left="619" w:hanging="619"/>
        <w:rPr>
          <w:rFonts w:asciiTheme="minorHAnsi" w:eastAsiaTheme="minorHAnsi" w:hAnsiTheme="minorHAnsi"/>
        </w:rPr>
      </w:pPr>
      <w:bookmarkStart w:id="73" w:name="_Toc156298802"/>
      <w:r w:rsidRPr="008B33DC">
        <w:rPr>
          <w:rFonts w:asciiTheme="minorHAnsi" w:eastAsiaTheme="minorHAnsi" w:hAnsiTheme="minorHAnsi" w:hint="eastAsia"/>
        </w:rPr>
        <w:t xml:space="preserve"> </w:t>
      </w:r>
      <w:bookmarkStart w:id="74" w:name="_Toc105506569"/>
      <w:bookmarkEnd w:id="73"/>
      <w:r w:rsidRPr="008B33DC">
        <w:rPr>
          <w:rFonts w:asciiTheme="minorHAnsi" w:eastAsiaTheme="minorHAnsi" w:hAnsiTheme="minorHAnsi" w:hint="eastAsia"/>
        </w:rPr>
        <w:t>구축 대상 및 범위에 대한 명확한 정의</w:t>
      </w:r>
      <w:bookmarkEnd w:id="74"/>
    </w:p>
    <w:p w14:paraId="1BDD1050" w14:textId="77777777" w:rsidR="00496D3E" w:rsidRPr="008B33DC" w:rsidRDefault="00496D3E" w:rsidP="00496D3E">
      <w:pPr>
        <w:numPr>
          <w:ilvl w:val="0"/>
          <w:numId w:val="6"/>
        </w:numPr>
        <w:tabs>
          <w:tab w:val="num" w:pos="993"/>
        </w:tabs>
        <w:autoSpaceDE w:val="0"/>
        <w:autoSpaceDN w:val="0"/>
        <w:ind w:left="709" w:hanging="258"/>
        <w:rPr>
          <w:rFonts w:asciiTheme="minorHAnsi" w:eastAsiaTheme="minorHAnsi" w:hAnsiTheme="minorHAnsi" w:cs="Arial"/>
          <w:sz w:val="20"/>
        </w:rPr>
      </w:pPr>
      <w:bookmarkStart w:id="75" w:name="_Toc156298803"/>
      <w:r w:rsidRPr="008B33DC">
        <w:rPr>
          <w:rFonts w:asciiTheme="minorHAnsi" w:eastAsiaTheme="minorHAnsi" w:hAnsiTheme="minorHAnsi" w:cs="Arial" w:hint="eastAsia"/>
          <w:sz w:val="20"/>
        </w:rPr>
        <w:t xml:space="preserve">업무의 대상 및 범위 확정 (필요 시 통합 프로세스 정립) </w:t>
      </w:r>
    </w:p>
    <w:p w14:paraId="0AC78BDB" w14:textId="77777777" w:rsidR="00496D3E" w:rsidRPr="008B33DC" w:rsidRDefault="00496D3E" w:rsidP="00496D3E">
      <w:pPr>
        <w:numPr>
          <w:ilvl w:val="0"/>
          <w:numId w:val="6"/>
        </w:numPr>
        <w:tabs>
          <w:tab w:val="num" w:pos="993"/>
        </w:tabs>
        <w:autoSpaceDE w:val="0"/>
        <w:autoSpaceDN w:val="0"/>
        <w:ind w:left="709" w:hanging="258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lastRenderedPageBreak/>
        <w:t>요구사항 명확화, 주요 변경 사항에 대한 통제 관리</w:t>
      </w:r>
    </w:p>
    <w:p w14:paraId="244D0C47" w14:textId="78E1F6A4" w:rsidR="00496D3E" w:rsidRPr="008B33DC" w:rsidRDefault="00496D3E" w:rsidP="00496D3E">
      <w:pPr>
        <w:numPr>
          <w:ilvl w:val="0"/>
          <w:numId w:val="6"/>
        </w:numPr>
        <w:autoSpaceDE w:val="0"/>
        <w:autoSpaceDN w:val="0"/>
        <w:ind w:left="709" w:hanging="258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 xml:space="preserve">본 </w:t>
      </w:r>
      <w:r w:rsidR="00A00885">
        <w:rPr>
          <w:rFonts w:asciiTheme="minorHAnsi" w:eastAsiaTheme="minorHAnsi" w:hAnsiTheme="minorHAnsi" w:cs="Arial" w:hint="eastAsia"/>
          <w:sz w:val="20"/>
        </w:rPr>
        <w:t>사업</w:t>
      </w:r>
      <w:r w:rsidRPr="008B33DC">
        <w:rPr>
          <w:rFonts w:asciiTheme="minorHAnsi" w:eastAsiaTheme="minorHAnsi" w:hAnsiTheme="minorHAnsi" w:cs="Arial" w:hint="eastAsia"/>
          <w:sz w:val="20"/>
        </w:rPr>
        <w:t>과 관련하여 용어, 또는 해석상의 견해차이 또는 이의가 발생할 때에는 상호 합의하여 조정</w:t>
      </w:r>
    </w:p>
    <w:p w14:paraId="3ADCD0B7" w14:textId="77777777" w:rsidR="00496D3E" w:rsidRPr="008B33DC" w:rsidRDefault="00496D3E" w:rsidP="00496D3E">
      <w:pPr>
        <w:autoSpaceDE w:val="0"/>
        <w:autoSpaceDN w:val="0"/>
        <w:spacing w:before="60" w:after="60"/>
        <w:rPr>
          <w:rFonts w:asciiTheme="minorHAnsi" w:eastAsiaTheme="minorHAnsi" w:hAnsiTheme="minorHAnsi" w:cs="Arial"/>
          <w:sz w:val="20"/>
        </w:rPr>
      </w:pPr>
    </w:p>
    <w:p w14:paraId="443FDCEA" w14:textId="7755C4AC" w:rsidR="00496D3E" w:rsidRPr="008B33DC" w:rsidRDefault="002C089F" w:rsidP="00496D3E">
      <w:pPr>
        <w:pStyle w:val="20"/>
        <w:ind w:left="619" w:hanging="619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 </w:t>
      </w:r>
      <w:bookmarkStart w:id="76" w:name="_Toc105506570"/>
      <w:r w:rsidR="00496D3E" w:rsidRPr="008B33DC">
        <w:rPr>
          <w:rFonts w:asciiTheme="minorHAnsi" w:eastAsiaTheme="minorHAnsi" w:hAnsiTheme="minorHAnsi" w:hint="eastAsia"/>
        </w:rPr>
        <w:t>사업수행과 시스템 구축을 위한 제반 환경 제공</w:t>
      </w:r>
      <w:bookmarkEnd w:id="76"/>
    </w:p>
    <w:p w14:paraId="610ACE14" w14:textId="77777777" w:rsidR="00496D3E" w:rsidRPr="008B33DC" w:rsidRDefault="00496D3E" w:rsidP="00496D3E">
      <w:pPr>
        <w:numPr>
          <w:ilvl w:val="0"/>
          <w:numId w:val="6"/>
        </w:numPr>
        <w:tabs>
          <w:tab w:val="num" w:pos="993"/>
        </w:tabs>
        <w:autoSpaceDE w:val="0"/>
        <w:autoSpaceDN w:val="0"/>
        <w:ind w:left="709" w:hanging="25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시스템 설치와 운영을 위한 제반 환경 제공 (설치 공간 및 설치 제반 환경 등)</w:t>
      </w:r>
    </w:p>
    <w:p w14:paraId="7690C3A2" w14:textId="77777777" w:rsidR="00496D3E" w:rsidRPr="008B33DC" w:rsidRDefault="00496D3E" w:rsidP="00496D3E">
      <w:pPr>
        <w:numPr>
          <w:ilvl w:val="0"/>
          <w:numId w:val="6"/>
        </w:numPr>
        <w:tabs>
          <w:tab w:val="num" w:pos="993"/>
        </w:tabs>
        <w:autoSpaceDE w:val="0"/>
        <w:autoSpaceDN w:val="0"/>
        <w:ind w:left="709" w:hanging="25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사업수행을 위한 테스트 환경 및 운영 환경 컨설턴트</w:t>
      </w:r>
    </w:p>
    <w:p w14:paraId="2AAE0D0C" w14:textId="77777777" w:rsidR="00496D3E" w:rsidRPr="008B33DC" w:rsidRDefault="00496D3E" w:rsidP="00496D3E">
      <w:pPr>
        <w:autoSpaceDE w:val="0"/>
        <w:autoSpaceDN w:val="0"/>
        <w:spacing w:before="60" w:after="60"/>
        <w:rPr>
          <w:rFonts w:asciiTheme="minorHAnsi" w:eastAsiaTheme="minorHAnsi" w:hAnsiTheme="minorHAnsi" w:cs="Arial"/>
          <w:sz w:val="20"/>
        </w:rPr>
      </w:pPr>
    </w:p>
    <w:p w14:paraId="40641C18" w14:textId="4975A109" w:rsidR="00CA7B06" w:rsidRPr="00CA7B06" w:rsidRDefault="00567945" w:rsidP="00F2670E">
      <w:pPr>
        <w:pStyle w:val="10"/>
      </w:pPr>
      <w:bookmarkStart w:id="77" w:name="_Toc105506571"/>
      <w:bookmarkEnd w:id="67"/>
      <w:bookmarkEnd w:id="75"/>
      <w:r>
        <w:rPr>
          <w:rFonts w:hint="eastAsia"/>
        </w:rPr>
        <w:t>첨부</w:t>
      </w:r>
      <w:r>
        <w:rPr>
          <w:rFonts w:hint="eastAsia"/>
        </w:rPr>
        <w:t xml:space="preserve"> </w:t>
      </w:r>
      <w:r w:rsidR="009F2206">
        <w:t>(</w:t>
      </w:r>
      <w:r>
        <w:rPr>
          <w:rFonts w:hint="eastAsia"/>
        </w:rPr>
        <w:t>산출물</w:t>
      </w:r>
      <w:r>
        <w:rPr>
          <w:rFonts w:hint="eastAsia"/>
        </w:rPr>
        <w:t xml:space="preserve"> </w:t>
      </w:r>
      <w:r w:rsidR="009020A6">
        <w:t>Sample</w:t>
      </w:r>
      <w:r w:rsidR="009F2206">
        <w:t>)</w:t>
      </w:r>
      <w:bookmarkEnd w:id="77"/>
    </w:p>
    <w:sectPr w:rsidR="00CA7B06" w:rsidRPr="00CA7B06" w:rsidSect="005843F6">
      <w:headerReference w:type="default" r:id="rId27"/>
      <w:footerReference w:type="default" r:id="rId28"/>
      <w:footerReference w:type="first" r:id="rId29"/>
      <w:pgSz w:w="11907" w:h="16840" w:code="9"/>
      <w:pgMar w:top="1077" w:right="709" w:bottom="567" w:left="851" w:header="709" w:footer="454" w:gutter="0"/>
      <w:cols w:space="425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B5B9E7" w14:textId="77777777" w:rsidR="00C974E7" w:rsidRDefault="00C974E7">
      <w:r>
        <w:separator/>
      </w:r>
    </w:p>
  </w:endnote>
  <w:endnote w:type="continuationSeparator" w:id="0">
    <w:p w14:paraId="3A21F97F" w14:textId="77777777" w:rsidR="00C974E7" w:rsidRDefault="00C97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휴먼각진헤드라인">
    <w:altName w:val="바탕"/>
    <w:charset w:val="81"/>
    <w:family w:val="roman"/>
    <w:pitch w:val="variable"/>
    <w:sig w:usb0="800002A7" w:usb1="29D77CFB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중고딕">
    <w:altName w:val="굴림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신명조">
    <w:charset w:val="81"/>
    <w:family w:val="roman"/>
    <w:pitch w:val="variable"/>
    <w:sig w:usb0="00000001" w:usb1="09060000" w:usb2="00000010" w:usb3="00000000" w:csb0="00080000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G Omeg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한양옛체">
    <w:altName w:val="바탕체"/>
    <w:charset w:val="81"/>
    <w:family w:val="roman"/>
    <w:pitch w:val="variable"/>
    <w:sig w:usb0="00000001" w:usb1="09060000" w:usb2="00000010" w:usb3="00000000" w:csb0="00080000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KoPubWorld돋움체 Light">
    <w:charset w:val="81"/>
    <w:family w:val="auto"/>
    <w:pitch w:val="variable"/>
    <w:sig w:usb0="B000AABF" w:usb1="7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90" w:type="dxa"/>
      <w:tblInd w:w="-34" w:type="dxa"/>
      <w:tblBorders>
        <w:top w:val="single" w:sz="4" w:space="0" w:color="auto"/>
        <w:insideH w:val="single" w:sz="4" w:space="0" w:color="auto"/>
      </w:tblBorders>
      <w:tblLook w:val="01E0" w:firstRow="1" w:lastRow="1" w:firstColumn="1" w:lastColumn="1" w:noHBand="0" w:noVBand="0"/>
    </w:tblPr>
    <w:tblGrid>
      <w:gridCol w:w="4253"/>
      <w:gridCol w:w="1985"/>
      <w:gridCol w:w="4252"/>
    </w:tblGrid>
    <w:tr w:rsidR="00346C77" w14:paraId="51C2B5FB" w14:textId="77777777" w:rsidTr="00155AEE">
      <w:tc>
        <w:tcPr>
          <w:tcW w:w="4253" w:type="dxa"/>
        </w:tcPr>
        <w:p w14:paraId="2A2885EB" w14:textId="77777777" w:rsidR="00346C77" w:rsidRPr="00C37DBF" w:rsidRDefault="00346C77" w:rsidP="000E2ACD">
          <w:pPr>
            <w:rPr>
              <w:rFonts w:eastAsia="돋움"/>
            </w:rPr>
          </w:pPr>
        </w:p>
      </w:tc>
      <w:tc>
        <w:tcPr>
          <w:tcW w:w="1985" w:type="dxa"/>
        </w:tcPr>
        <w:p w14:paraId="6FA65DB6" w14:textId="77777777" w:rsidR="00346C77" w:rsidRPr="00C37DBF" w:rsidRDefault="00346C77" w:rsidP="00C37DBF">
          <w:pPr>
            <w:jc w:val="center"/>
            <w:rPr>
              <w:rFonts w:eastAsia="돋움"/>
            </w:rPr>
          </w:pPr>
          <w:r w:rsidRPr="00C37DBF">
            <w:rPr>
              <w:rStyle w:val="a8"/>
              <w:rFonts w:eastAsia="돋움"/>
              <w:sz w:val="18"/>
            </w:rPr>
            <w:fldChar w:fldCharType="begin"/>
          </w:r>
          <w:r w:rsidRPr="00C37DBF">
            <w:rPr>
              <w:rStyle w:val="a8"/>
              <w:rFonts w:eastAsia="돋움"/>
              <w:sz w:val="18"/>
            </w:rPr>
            <w:instrText xml:space="preserve"> PAGE </w:instrText>
          </w:r>
          <w:r w:rsidRPr="00C37DBF">
            <w:rPr>
              <w:rStyle w:val="a8"/>
              <w:rFonts w:eastAsia="돋움"/>
              <w:sz w:val="18"/>
            </w:rPr>
            <w:fldChar w:fldCharType="separate"/>
          </w:r>
          <w:r>
            <w:rPr>
              <w:rStyle w:val="a8"/>
              <w:rFonts w:eastAsia="돋움"/>
              <w:noProof/>
              <w:sz w:val="18"/>
            </w:rPr>
            <w:t>14</w:t>
          </w:r>
          <w:r w:rsidRPr="00C37DBF">
            <w:rPr>
              <w:rStyle w:val="a8"/>
              <w:rFonts w:eastAsia="돋움"/>
              <w:sz w:val="18"/>
            </w:rPr>
            <w:fldChar w:fldCharType="end"/>
          </w:r>
          <w:r w:rsidRPr="00C37DBF">
            <w:rPr>
              <w:rFonts w:eastAsia="돋움"/>
            </w:rPr>
            <w:t>/</w:t>
          </w:r>
          <w:r w:rsidRPr="00C37DBF">
            <w:rPr>
              <w:rStyle w:val="a8"/>
              <w:sz w:val="20"/>
            </w:rPr>
            <w:fldChar w:fldCharType="begin"/>
          </w:r>
          <w:r w:rsidRPr="00C37DBF">
            <w:rPr>
              <w:rStyle w:val="a8"/>
              <w:sz w:val="20"/>
            </w:rPr>
            <w:instrText xml:space="preserve"> NUMPAGES </w:instrText>
          </w:r>
          <w:r w:rsidRPr="00C37DBF">
            <w:rPr>
              <w:rStyle w:val="a8"/>
              <w:sz w:val="20"/>
            </w:rPr>
            <w:fldChar w:fldCharType="separate"/>
          </w:r>
          <w:r>
            <w:rPr>
              <w:rStyle w:val="a8"/>
              <w:noProof/>
              <w:sz w:val="20"/>
            </w:rPr>
            <w:t>61</w:t>
          </w:r>
          <w:r w:rsidRPr="00C37DBF">
            <w:rPr>
              <w:rStyle w:val="a8"/>
              <w:sz w:val="20"/>
            </w:rPr>
            <w:fldChar w:fldCharType="end"/>
          </w:r>
        </w:p>
      </w:tc>
      <w:tc>
        <w:tcPr>
          <w:tcW w:w="4252" w:type="dxa"/>
        </w:tcPr>
        <w:p w14:paraId="5C660B0C" w14:textId="77777777" w:rsidR="00346C77" w:rsidRDefault="00346C77" w:rsidP="00FB1086">
          <w:pPr>
            <w:ind w:firstLineChars="900" w:firstLine="2473"/>
          </w:pPr>
          <w:r>
            <w:rPr>
              <w:rFonts w:ascii="굴림" w:eastAsia="굴림" w:hAnsi="굴림"/>
              <w:b/>
              <w:noProof/>
              <w:sz w:val="28"/>
            </w:rPr>
            <w:drawing>
              <wp:anchor distT="0" distB="0" distL="114300" distR="114300" simplePos="0" relativeHeight="251658240" behindDoc="1" locked="0" layoutInCell="1" allowOverlap="1" wp14:anchorId="0528147E" wp14:editId="6DA6E84F">
                <wp:simplePos x="0" y="0"/>
                <wp:positionH relativeFrom="column">
                  <wp:posOffset>553085</wp:posOffset>
                </wp:positionH>
                <wp:positionV relativeFrom="paragraph">
                  <wp:posOffset>-330200</wp:posOffset>
                </wp:positionV>
                <wp:extent cx="2073275" cy="160655"/>
                <wp:effectExtent l="0" t="0" r="3175" b="0"/>
                <wp:wrapThrough wrapText="bothSides">
                  <wp:wrapPolygon edited="0">
                    <wp:start x="397" y="0"/>
                    <wp:lineTo x="0" y="12806"/>
                    <wp:lineTo x="0" y="17929"/>
                    <wp:lineTo x="21435" y="17929"/>
                    <wp:lineTo x="21435" y="0"/>
                    <wp:lineTo x="1588" y="0"/>
                    <wp:lineTo x="397" y="0"/>
                  </wp:wrapPolygon>
                </wp:wrapThrough>
                <wp:docPr id="293005" name="그림 293005" descr="C:\Users\KJW\AppData\Local\Microsoft\Windows\INetCache\Content.Word\hmx_CI_eng_Color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 descr="C:\Users\KJW\AppData\Local\Microsoft\Windows\INetCache\Content.Word\hmx_CI_eng_Color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73275" cy="160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35CC4A3B" w14:textId="77777777" w:rsidR="00346C77" w:rsidRPr="00F10EC0" w:rsidRDefault="00346C77" w:rsidP="00402C88">
    <w:pPr>
      <w:pStyle w:val="ac"/>
    </w:pPr>
    <w:r>
      <w:rPr>
        <w:rFonts w:hint="eastAsia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D97B03" w14:textId="77777777" w:rsidR="00346C77" w:rsidRDefault="00346C77" w:rsidP="00B05F5B">
    <w:pPr>
      <w:pStyle w:val="ac"/>
      <w:jc w:val="center"/>
    </w:pPr>
    <w:r w:rsidRPr="003A5D62">
      <w:rPr>
        <w:rFonts w:ascii="굴림" w:eastAsia="굴림" w:hAnsi="굴림" w:hint="eastAsia"/>
        <w:sz w:val="18"/>
        <w:szCs w:val="18"/>
      </w:rPr>
      <w:t xml:space="preserve">HYUNDAI </w:t>
    </w:r>
    <w:proofErr w:type="gramStart"/>
    <w:r>
      <w:rPr>
        <w:rFonts w:ascii="굴림" w:eastAsia="굴림" w:hAnsi="굴림" w:hint="eastAsia"/>
        <w:sz w:val="18"/>
        <w:szCs w:val="18"/>
      </w:rPr>
      <w:t>MOVEX</w:t>
    </w:r>
    <w:r w:rsidRPr="003A5D62">
      <w:rPr>
        <w:rFonts w:ascii="굴림" w:eastAsia="굴림" w:hAnsi="굴림" w:hint="eastAsia"/>
        <w:sz w:val="18"/>
        <w:szCs w:val="18"/>
      </w:rPr>
      <w:t xml:space="preserve"> 의</w:t>
    </w:r>
    <w:proofErr w:type="gramEnd"/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사전</w:t>
    </w:r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승인</w:t>
    </w:r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없이</w:t>
    </w:r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본</w:t>
    </w:r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내용의</w:t>
    </w:r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전부</w:t>
    </w:r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또는</w:t>
    </w:r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일부에</w:t>
    </w:r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대한</w:t>
    </w:r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복사</w:t>
    </w:r>
    <w:r w:rsidRPr="003A5D62">
      <w:rPr>
        <w:rFonts w:ascii="굴림" w:eastAsia="굴림" w:hAnsi="굴림"/>
        <w:sz w:val="18"/>
        <w:szCs w:val="18"/>
      </w:rPr>
      <w:t xml:space="preserve">, </w:t>
    </w:r>
    <w:r w:rsidRPr="003A5D62">
      <w:rPr>
        <w:rFonts w:ascii="굴림" w:eastAsia="굴림" w:hAnsi="굴림" w:hint="eastAsia"/>
        <w:sz w:val="18"/>
        <w:szCs w:val="18"/>
      </w:rPr>
      <w:t>전재</w:t>
    </w:r>
    <w:r w:rsidRPr="003A5D62">
      <w:rPr>
        <w:rFonts w:ascii="굴림" w:eastAsia="굴림" w:hAnsi="굴림"/>
        <w:sz w:val="18"/>
        <w:szCs w:val="18"/>
      </w:rPr>
      <w:t xml:space="preserve">, </w:t>
    </w:r>
    <w:r w:rsidRPr="003A5D62">
      <w:rPr>
        <w:rFonts w:ascii="굴림" w:eastAsia="굴림" w:hAnsi="굴림" w:hint="eastAsia"/>
        <w:sz w:val="18"/>
        <w:szCs w:val="18"/>
      </w:rPr>
      <w:t>배포</w:t>
    </w:r>
    <w:r w:rsidRPr="003A5D62">
      <w:rPr>
        <w:rFonts w:ascii="굴림" w:eastAsia="굴림" w:hAnsi="굴림"/>
        <w:sz w:val="18"/>
        <w:szCs w:val="18"/>
      </w:rPr>
      <w:t xml:space="preserve">, </w:t>
    </w:r>
    <w:r w:rsidRPr="003A5D62">
      <w:rPr>
        <w:rFonts w:ascii="굴림" w:eastAsia="굴림" w:hAnsi="굴림" w:hint="eastAsia"/>
        <w:sz w:val="18"/>
        <w:szCs w:val="18"/>
      </w:rPr>
      <w:t>사용을</w:t>
    </w:r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금합니다.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A66365" w14:textId="77777777" w:rsidR="00C974E7" w:rsidRDefault="00C974E7">
      <w:r>
        <w:separator/>
      </w:r>
    </w:p>
  </w:footnote>
  <w:footnote w:type="continuationSeparator" w:id="0">
    <w:p w14:paraId="5AEDF972" w14:textId="77777777" w:rsidR="00C974E7" w:rsidRDefault="00C974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90" w:type="dxa"/>
      <w:tblInd w:w="-43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2977"/>
      <w:gridCol w:w="4111"/>
      <w:gridCol w:w="1276"/>
      <w:gridCol w:w="2126"/>
    </w:tblGrid>
    <w:tr w:rsidR="00346C77" w14:paraId="5C7D9BBB" w14:textId="77777777" w:rsidTr="007A7AFC">
      <w:trPr>
        <w:cantSplit/>
        <w:trHeight w:val="254"/>
      </w:trPr>
      <w:tc>
        <w:tcPr>
          <w:tcW w:w="2977" w:type="dxa"/>
          <w:vMerge w:val="restart"/>
          <w:vAlign w:val="center"/>
        </w:tcPr>
        <w:p w14:paraId="4726B064" w14:textId="2B58E9BA" w:rsidR="00346C77" w:rsidRDefault="00346C77" w:rsidP="00413D5B">
          <w:pPr>
            <w:ind w:left="-99" w:right="-99"/>
            <w:jc w:val="center"/>
          </w:pPr>
          <w:r w:rsidRPr="00BF4DC1">
            <w:rPr>
              <w:noProof/>
            </w:rPr>
            <w:drawing>
              <wp:inline distT="0" distB="0" distL="0" distR="0" wp14:anchorId="0D0B5EF0" wp14:editId="72670399">
                <wp:extent cx="1637241" cy="323850"/>
                <wp:effectExtent l="0" t="0" r="1270" b="0"/>
                <wp:docPr id="292996" name="그림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B3F44F15-D9E8-40D1-9A02-63244C747FE4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그림 13">
                          <a:extLst>
                            <a:ext uri="{FF2B5EF4-FFF2-40B4-BE49-F238E27FC236}">
                              <a16:creationId xmlns:a16="http://schemas.microsoft.com/office/drawing/2014/main" id="{B3F44F15-D9E8-40D1-9A02-63244C747FE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0996" cy="3245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11" w:type="dxa"/>
          <w:vMerge w:val="restart"/>
          <w:vAlign w:val="center"/>
        </w:tcPr>
        <w:p w14:paraId="3249BDC7" w14:textId="77777777" w:rsidR="00346C77" w:rsidRPr="00402C88" w:rsidRDefault="00346C77" w:rsidP="00402C88">
          <w:pPr>
            <w:spacing w:line="240" w:lineRule="atLeast"/>
            <w:jc w:val="center"/>
            <w:rPr>
              <w:rFonts w:ascii="맑은 고딕" w:eastAsia="맑은 고딕" w:hAnsi="맑은 고딕"/>
              <w:b/>
              <w:sz w:val="32"/>
              <w:szCs w:val="32"/>
            </w:rPr>
          </w:pPr>
          <w:r w:rsidRPr="00402C88">
            <w:rPr>
              <w:rFonts w:ascii="맑은 고딕" w:eastAsia="맑은 고딕" w:hAnsi="맑은 고딕" w:hint="eastAsia"/>
              <w:b/>
              <w:sz w:val="36"/>
              <w:szCs w:val="32"/>
            </w:rPr>
            <w:t>프로젝트 수행계획서</w:t>
          </w:r>
        </w:p>
      </w:tc>
      <w:tc>
        <w:tcPr>
          <w:tcW w:w="1276" w:type="dxa"/>
          <w:tcBorders>
            <w:right w:val="nil"/>
          </w:tcBorders>
          <w:vAlign w:val="center"/>
        </w:tcPr>
        <w:p w14:paraId="52023FC7" w14:textId="77777777" w:rsidR="00346C77" w:rsidRPr="00402C88" w:rsidRDefault="00346C77" w:rsidP="00402C88">
          <w:pPr>
            <w:spacing w:line="240" w:lineRule="atLeast"/>
            <w:rPr>
              <w:rFonts w:ascii="맑은 고딕" w:eastAsia="맑은 고딕" w:hAnsi="맑은 고딕"/>
              <w:sz w:val="20"/>
            </w:rPr>
          </w:pPr>
          <w:r w:rsidRPr="00402C88">
            <w:rPr>
              <w:rFonts w:ascii="맑은 고딕" w:eastAsia="맑은 고딕" w:hAnsi="맑은 고딕" w:hint="eastAsia"/>
              <w:sz w:val="20"/>
            </w:rPr>
            <w:t>문서코드:</w:t>
          </w:r>
        </w:p>
      </w:tc>
      <w:tc>
        <w:tcPr>
          <w:tcW w:w="2126" w:type="dxa"/>
          <w:tcBorders>
            <w:left w:val="nil"/>
          </w:tcBorders>
          <w:vAlign w:val="center"/>
        </w:tcPr>
        <w:p w14:paraId="3B558FE2" w14:textId="2727AE4B" w:rsidR="00346C77" w:rsidRPr="00402C88" w:rsidRDefault="00346C77" w:rsidP="0002008F">
          <w:pPr>
            <w:spacing w:line="240" w:lineRule="atLeast"/>
            <w:ind w:left="-99" w:right="-26"/>
            <w:jc w:val="center"/>
            <w:rPr>
              <w:rFonts w:ascii="맑은 고딕" w:eastAsia="맑은 고딕" w:hAnsi="맑은 고딕"/>
              <w:sz w:val="20"/>
            </w:rPr>
          </w:pPr>
          <w:r>
            <w:rPr>
              <w:rFonts w:ascii="맑은 고딕" w:eastAsia="맑은 고딕" w:hAnsi="맑은 고딕" w:hint="eastAsia"/>
              <w:sz w:val="20"/>
            </w:rPr>
            <w:t>Y</w:t>
          </w:r>
          <w:r>
            <w:rPr>
              <w:rFonts w:ascii="맑은 고딕" w:eastAsia="맑은 고딕" w:hAnsi="맑은 고딕"/>
              <w:sz w:val="20"/>
            </w:rPr>
            <w:t>JNET</w:t>
          </w:r>
          <w:r w:rsidRPr="00402C88">
            <w:rPr>
              <w:rFonts w:ascii="맑은 고딕" w:eastAsia="맑은 고딕" w:hAnsi="맑은 고딕" w:hint="eastAsia"/>
              <w:sz w:val="20"/>
            </w:rPr>
            <w:t>-PP-</w:t>
          </w:r>
          <w:r>
            <w:rPr>
              <w:rFonts w:ascii="맑은 고딕" w:eastAsia="맑은 고딕" w:hAnsi="맑은 고딕" w:hint="eastAsia"/>
              <w:sz w:val="20"/>
            </w:rPr>
            <w:t>0</w:t>
          </w:r>
          <w:r w:rsidRPr="00402C88">
            <w:rPr>
              <w:rFonts w:ascii="맑은 고딕" w:eastAsia="맑은 고딕" w:hAnsi="맑은 고딕" w:hint="eastAsia"/>
              <w:sz w:val="20"/>
            </w:rPr>
            <w:t>01</w:t>
          </w:r>
        </w:p>
      </w:tc>
    </w:tr>
    <w:tr w:rsidR="00346C77" w14:paraId="3EF3241C" w14:textId="77777777" w:rsidTr="007A7AFC">
      <w:trPr>
        <w:cantSplit/>
        <w:trHeight w:val="152"/>
      </w:trPr>
      <w:tc>
        <w:tcPr>
          <w:tcW w:w="2977" w:type="dxa"/>
          <w:vMerge/>
        </w:tcPr>
        <w:p w14:paraId="59CC2B79" w14:textId="77777777" w:rsidR="00346C77" w:rsidRDefault="00346C77" w:rsidP="00413D5B"/>
      </w:tc>
      <w:tc>
        <w:tcPr>
          <w:tcW w:w="4111" w:type="dxa"/>
          <w:vMerge/>
        </w:tcPr>
        <w:p w14:paraId="08ACB94C" w14:textId="77777777" w:rsidR="00346C77" w:rsidRPr="00402C88" w:rsidRDefault="00346C77" w:rsidP="00402C88">
          <w:pPr>
            <w:spacing w:line="240" w:lineRule="atLeast"/>
            <w:rPr>
              <w:rFonts w:ascii="맑은 고딕" w:eastAsia="맑은 고딕" w:hAnsi="맑은 고딕"/>
            </w:rPr>
          </w:pPr>
        </w:p>
      </w:tc>
      <w:tc>
        <w:tcPr>
          <w:tcW w:w="1276" w:type="dxa"/>
          <w:tcBorders>
            <w:right w:val="nil"/>
          </w:tcBorders>
          <w:vAlign w:val="center"/>
        </w:tcPr>
        <w:p w14:paraId="654D4125" w14:textId="77777777" w:rsidR="00346C77" w:rsidRPr="00402C88" w:rsidRDefault="00346C77" w:rsidP="00402C88">
          <w:pPr>
            <w:spacing w:line="240" w:lineRule="atLeast"/>
            <w:rPr>
              <w:rFonts w:ascii="맑은 고딕" w:eastAsia="맑은 고딕" w:hAnsi="맑은 고딕"/>
              <w:sz w:val="20"/>
            </w:rPr>
          </w:pPr>
          <w:r w:rsidRPr="00402C88">
            <w:rPr>
              <w:rFonts w:ascii="맑은 고딕" w:eastAsia="맑은 고딕" w:hAnsi="맑은 고딕" w:hint="eastAsia"/>
              <w:sz w:val="20"/>
            </w:rPr>
            <w:t>개정일자:</w:t>
          </w:r>
        </w:p>
      </w:tc>
      <w:tc>
        <w:tcPr>
          <w:tcW w:w="2126" w:type="dxa"/>
          <w:tcBorders>
            <w:left w:val="nil"/>
          </w:tcBorders>
          <w:vAlign w:val="center"/>
        </w:tcPr>
        <w:p w14:paraId="5FC90C8B" w14:textId="50548BC7" w:rsidR="00346C77" w:rsidRPr="00402C88" w:rsidRDefault="00346C77" w:rsidP="0002008F">
          <w:pPr>
            <w:spacing w:line="240" w:lineRule="atLeast"/>
            <w:ind w:left="-99"/>
            <w:jc w:val="center"/>
            <w:rPr>
              <w:rFonts w:ascii="맑은 고딕" w:eastAsia="맑은 고딕" w:hAnsi="맑은 고딕"/>
              <w:sz w:val="20"/>
            </w:rPr>
          </w:pPr>
          <w:r w:rsidRPr="00402C88">
            <w:rPr>
              <w:rFonts w:ascii="맑은 고딕" w:eastAsia="맑은 고딕" w:hAnsi="맑은 고딕" w:hint="eastAsia"/>
              <w:sz w:val="20"/>
            </w:rPr>
            <w:t>20</w:t>
          </w:r>
          <w:r>
            <w:rPr>
              <w:rFonts w:ascii="맑은 고딕" w:eastAsia="맑은 고딕" w:hAnsi="맑은 고딕" w:hint="eastAsia"/>
              <w:sz w:val="20"/>
            </w:rPr>
            <w:t>2</w:t>
          </w:r>
          <w:r>
            <w:rPr>
              <w:rFonts w:ascii="맑은 고딕" w:eastAsia="맑은 고딕" w:hAnsi="맑은 고딕"/>
              <w:sz w:val="20"/>
            </w:rPr>
            <w:t>2</w:t>
          </w:r>
          <w:r w:rsidRPr="00402C88">
            <w:rPr>
              <w:rFonts w:ascii="맑은 고딕" w:eastAsia="맑은 고딕" w:hAnsi="맑은 고딕" w:hint="eastAsia"/>
              <w:sz w:val="20"/>
            </w:rPr>
            <w:t xml:space="preserve">. </w:t>
          </w:r>
          <w:r>
            <w:rPr>
              <w:rFonts w:ascii="맑은 고딕" w:eastAsia="맑은 고딕" w:hAnsi="맑은 고딕" w:hint="eastAsia"/>
              <w:sz w:val="20"/>
            </w:rPr>
            <w:t>0</w:t>
          </w:r>
          <w:r>
            <w:rPr>
              <w:rFonts w:ascii="맑은 고딕" w:eastAsia="맑은 고딕" w:hAnsi="맑은 고딕"/>
              <w:sz w:val="20"/>
            </w:rPr>
            <w:t>5</w:t>
          </w:r>
          <w:r w:rsidRPr="00402C88">
            <w:rPr>
              <w:rFonts w:ascii="맑은 고딕" w:eastAsia="맑은 고딕" w:hAnsi="맑은 고딕" w:hint="eastAsia"/>
              <w:sz w:val="20"/>
            </w:rPr>
            <w:t>. .</w:t>
          </w:r>
        </w:p>
      </w:tc>
    </w:tr>
    <w:tr w:rsidR="00346C77" w14:paraId="45D19683" w14:textId="77777777" w:rsidTr="007A7AFC">
      <w:trPr>
        <w:cantSplit/>
      </w:trPr>
      <w:tc>
        <w:tcPr>
          <w:tcW w:w="2977" w:type="dxa"/>
          <w:vMerge/>
        </w:tcPr>
        <w:p w14:paraId="10BD2A6E" w14:textId="77777777" w:rsidR="00346C77" w:rsidRDefault="00346C77" w:rsidP="00413D5B"/>
      </w:tc>
      <w:tc>
        <w:tcPr>
          <w:tcW w:w="4111" w:type="dxa"/>
          <w:vMerge/>
        </w:tcPr>
        <w:p w14:paraId="441172C9" w14:textId="77777777" w:rsidR="00346C77" w:rsidRPr="00402C88" w:rsidRDefault="00346C77" w:rsidP="00402C88">
          <w:pPr>
            <w:spacing w:line="240" w:lineRule="atLeast"/>
            <w:rPr>
              <w:rFonts w:ascii="맑은 고딕" w:eastAsia="맑은 고딕" w:hAnsi="맑은 고딕"/>
            </w:rPr>
          </w:pPr>
        </w:p>
      </w:tc>
      <w:tc>
        <w:tcPr>
          <w:tcW w:w="1276" w:type="dxa"/>
          <w:tcBorders>
            <w:right w:val="nil"/>
          </w:tcBorders>
          <w:vAlign w:val="center"/>
        </w:tcPr>
        <w:p w14:paraId="6C6D6507" w14:textId="77777777" w:rsidR="00346C77" w:rsidRPr="00402C88" w:rsidRDefault="00346C77" w:rsidP="00402C88">
          <w:pPr>
            <w:spacing w:line="240" w:lineRule="atLeast"/>
            <w:rPr>
              <w:rFonts w:ascii="맑은 고딕" w:eastAsia="맑은 고딕" w:hAnsi="맑은 고딕"/>
              <w:sz w:val="20"/>
            </w:rPr>
          </w:pPr>
          <w:r w:rsidRPr="00402C88">
            <w:rPr>
              <w:rFonts w:ascii="맑은 고딕" w:eastAsia="맑은 고딕" w:hAnsi="맑은 고딕" w:hint="eastAsia"/>
              <w:sz w:val="20"/>
            </w:rPr>
            <w:t>개정번호:</w:t>
          </w:r>
        </w:p>
      </w:tc>
      <w:tc>
        <w:tcPr>
          <w:tcW w:w="2126" w:type="dxa"/>
          <w:tcBorders>
            <w:left w:val="nil"/>
          </w:tcBorders>
          <w:vAlign w:val="center"/>
        </w:tcPr>
        <w:p w14:paraId="3BC9BFD8" w14:textId="77777777" w:rsidR="00346C77" w:rsidRPr="00402C88" w:rsidRDefault="00346C77" w:rsidP="00402C88">
          <w:pPr>
            <w:spacing w:line="240" w:lineRule="atLeast"/>
            <w:ind w:left="-99"/>
            <w:jc w:val="center"/>
            <w:rPr>
              <w:rFonts w:ascii="맑은 고딕" w:eastAsia="맑은 고딕" w:hAnsi="맑은 고딕"/>
              <w:sz w:val="20"/>
            </w:rPr>
          </w:pPr>
          <w:r w:rsidRPr="00402C88">
            <w:rPr>
              <w:rFonts w:ascii="맑은 고딕" w:eastAsia="맑은 고딕" w:hAnsi="맑은 고딕" w:hint="eastAsia"/>
              <w:sz w:val="20"/>
            </w:rPr>
            <w:t xml:space="preserve">V1.0  </w:t>
          </w:r>
        </w:p>
      </w:tc>
    </w:tr>
    <w:tr w:rsidR="00346C77" w14:paraId="73980720" w14:textId="77777777" w:rsidTr="007A7AFC">
      <w:trPr>
        <w:cantSplit/>
      </w:trPr>
      <w:tc>
        <w:tcPr>
          <w:tcW w:w="2977" w:type="dxa"/>
          <w:vMerge/>
        </w:tcPr>
        <w:p w14:paraId="1487FFA7" w14:textId="77777777" w:rsidR="00346C77" w:rsidRDefault="00346C77" w:rsidP="00413D5B"/>
      </w:tc>
      <w:tc>
        <w:tcPr>
          <w:tcW w:w="4111" w:type="dxa"/>
          <w:vMerge/>
        </w:tcPr>
        <w:p w14:paraId="406757E6" w14:textId="77777777" w:rsidR="00346C77" w:rsidRPr="00402C88" w:rsidRDefault="00346C77" w:rsidP="00402C88">
          <w:pPr>
            <w:spacing w:line="240" w:lineRule="atLeast"/>
            <w:rPr>
              <w:rFonts w:ascii="맑은 고딕" w:eastAsia="맑은 고딕" w:hAnsi="맑은 고딕"/>
            </w:rPr>
          </w:pPr>
        </w:p>
      </w:tc>
      <w:tc>
        <w:tcPr>
          <w:tcW w:w="1276" w:type="dxa"/>
          <w:tcBorders>
            <w:right w:val="nil"/>
          </w:tcBorders>
          <w:vAlign w:val="center"/>
        </w:tcPr>
        <w:p w14:paraId="57A3EF2A" w14:textId="77777777" w:rsidR="00346C77" w:rsidRPr="00402C88" w:rsidRDefault="00346C77" w:rsidP="00402C88">
          <w:pPr>
            <w:spacing w:line="240" w:lineRule="atLeast"/>
            <w:rPr>
              <w:rFonts w:ascii="맑은 고딕" w:eastAsia="맑은 고딕" w:hAnsi="맑은 고딕"/>
              <w:sz w:val="20"/>
            </w:rPr>
          </w:pPr>
          <w:proofErr w:type="spellStart"/>
          <w:r w:rsidRPr="00402C88">
            <w:rPr>
              <w:rFonts w:ascii="맑은 고딕" w:eastAsia="맑은 고딕" w:hAnsi="맑은 고딕" w:hint="eastAsia"/>
              <w:sz w:val="20"/>
            </w:rPr>
            <w:t>페</w:t>
          </w:r>
          <w:proofErr w:type="spellEnd"/>
          <w:r w:rsidRPr="00402C88">
            <w:rPr>
              <w:rFonts w:ascii="맑은 고딕" w:eastAsia="맑은 고딕" w:hAnsi="맑은 고딕" w:hint="eastAsia"/>
              <w:sz w:val="20"/>
            </w:rPr>
            <w:t xml:space="preserve"> 이 지:</w:t>
          </w:r>
        </w:p>
      </w:tc>
      <w:tc>
        <w:tcPr>
          <w:tcW w:w="2126" w:type="dxa"/>
          <w:tcBorders>
            <w:left w:val="nil"/>
          </w:tcBorders>
          <w:vAlign w:val="center"/>
        </w:tcPr>
        <w:p w14:paraId="471B0B94" w14:textId="77777777" w:rsidR="00346C77" w:rsidRPr="00402C88" w:rsidRDefault="00346C77" w:rsidP="00402C88">
          <w:pPr>
            <w:spacing w:line="240" w:lineRule="atLeast"/>
            <w:ind w:left="-99"/>
            <w:jc w:val="center"/>
            <w:rPr>
              <w:rFonts w:ascii="맑은 고딕" w:eastAsia="맑은 고딕" w:hAnsi="맑은 고딕" w:cs="Arial"/>
              <w:sz w:val="20"/>
            </w:rPr>
          </w:pPr>
          <w:r w:rsidRPr="00402C88">
            <w:rPr>
              <w:rStyle w:val="a8"/>
              <w:rFonts w:ascii="맑은 고딕" w:eastAsia="맑은 고딕" w:hAnsi="맑은 고딕"/>
              <w:sz w:val="20"/>
            </w:rPr>
            <w:fldChar w:fldCharType="begin"/>
          </w:r>
          <w:r w:rsidRPr="00402C88">
            <w:rPr>
              <w:rStyle w:val="a8"/>
              <w:rFonts w:ascii="맑은 고딕" w:eastAsia="맑은 고딕" w:hAnsi="맑은 고딕"/>
              <w:sz w:val="20"/>
            </w:rPr>
            <w:instrText xml:space="preserve"> PAGE </w:instrText>
          </w:r>
          <w:r w:rsidRPr="00402C88">
            <w:rPr>
              <w:rStyle w:val="a8"/>
              <w:rFonts w:ascii="맑은 고딕" w:eastAsia="맑은 고딕" w:hAnsi="맑은 고딕"/>
              <w:sz w:val="20"/>
            </w:rPr>
            <w:fldChar w:fldCharType="separate"/>
          </w:r>
          <w:r>
            <w:rPr>
              <w:rStyle w:val="a8"/>
              <w:rFonts w:ascii="맑은 고딕" w:eastAsia="맑은 고딕" w:hAnsi="맑은 고딕"/>
              <w:noProof/>
              <w:sz w:val="20"/>
            </w:rPr>
            <w:t>14</w:t>
          </w:r>
          <w:r w:rsidRPr="00402C88">
            <w:rPr>
              <w:rStyle w:val="a8"/>
              <w:rFonts w:ascii="맑은 고딕" w:eastAsia="맑은 고딕" w:hAnsi="맑은 고딕"/>
              <w:sz w:val="20"/>
            </w:rPr>
            <w:fldChar w:fldCharType="end"/>
          </w:r>
          <w:r w:rsidRPr="00402C88">
            <w:rPr>
              <w:rFonts w:ascii="맑은 고딕" w:eastAsia="맑은 고딕" w:hAnsi="맑은 고딕" w:cs="Arial" w:hint="eastAsia"/>
              <w:sz w:val="20"/>
            </w:rPr>
            <w:t xml:space="preserve"> / </w:t>
          </w:r>
          <w:r w:rsidRPr="00402C88">
            <w:rPr>
              <w:rStyle w:val="a8"/>
              <w:rFonts w:ascii="맑은 고딕" w:eastAsia="맑은 고딕" w:hAnsi="맑은 고딕"/>
              <w:sz w:val="20"/>
            </w:rPr>
            <w:fldChar w:fldCharType="begin"/>
          </w:r>
          <w:r w:rsidRPr="00402C88">
            <w:rPr>
              <w:rStyle w:val="a8"/>
              <w:rFonts w:ascii="맑은 고딕" w:eastAsia="맑은 고딕" w:hAnsi="맑은 고딕"/>
              <w:sz w:val="20"/>
            </w:rPr>
            <w:instrText xml:space="preserve"> NUMPAGES </w:instrText>
          </w:r>
          <w:r w:rsidRPr="00402C88">
            <w:rPr>
              <w:rStyle w:val="a8"/>
              <w:rFonts w:ascii="맑은 고딕" w:eastAsia="맑은 고딕" w:hAnsi="맑은 고딕"/>
              <w:sz w:val="20"/>
            </w:rPr>
            <w:fldChar w:fldCharType="separate"/>
          </w:r>
          <w:r>
            <w:rPr>
              <w:rStyle w:val="a8"/>
              <w:rFonts w:ascii="맑은 고딕" w:eastAsia="맑은 고딕" w:hAnsi="맑은 고딕"/>
              <w:noProof/>
              <w:sz w:val="20"/>
            </w:rPr>
            <w:t>61</w:t>
          </w:r>
          <w:r w:rsidRPr="00402C88">
            <w:rPr>
              <w:rStyle w:val="a8"/>
              <w:rFonts w:ascii="맑은 고딕" w:eastAsia="맑은 고딕" w:hAnsi="맑은 고딕"/>
              <w:sz w:val="20"/>
            </w:rPr>
            <w:fldChar w:fldCharType="end"/>
          </w:r>
        </w:p>
      </w:tc>
    </w:tr>
  </w:tbl>
  <w:p w14:paraId="2A565914" w14:textId="77777777" w:rsidR="00346C77" w:rsidRPr="00140B80" w:rsidRDefault="00346C77" w:rsidP="00140B8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CF163A74"/>
    <w:lvl w:ilvl="0">
      <w:start w:val="1"/>
      <w:numFmt w:val="bullet"/>
      <w:pStyle w:val="2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FE"/>
    <w:multiLevelType w:val="singleLevel"/>
    <w:tmpl w:val="9474D2F6"/>
    <w:lvl w:ilvl="0">
      <w:numFmt w:val="decimal"/>
      <w:pStyle w:val="List2"/>
      <w:lvlText w:val="*"/>
      <w:lvlJc w:val="left"/>
    </w:lvl>
  </w:abstractNum>
  <w:abstractNum w:abstractNumId="2" w15:restartNumberingAfterBreak="0">
    <w:nsid w:val="00D51868"/>
    <w:multiLevelType w:val="multilevel"/>
    <w:tmpl w:val="10DAEDBE"/>
    <w:styleLink w:val="1"/>
    <w:lvl w:ilvl="0">
      <w:start w:val="1"/>
      <w:numFmt w:val="bullet"/>
      <w:lvlText w:val="■"/>
      <w:lvlJc w:val="left"/>
      <w:pPr>
        <w:tabs>
          <w:tab w:val="num" w:pos="794"/>
        </w:tabs>
        <w:ind w:left="794" w:hanging="397"/>
      </w:pPr>
      <w:rPr>
        <w:rFonts w:ascii="바탕" w:eastAsia="바탕" w:hAnsi="바탕" w:hint="eastAsia"/>
        <w:kern w:val="2"/>
        <w:sz w:val="12"/>
      </w:rPr>
    </w:lvl>
    <w:lvl w:ilvl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46E3286"/>
    <w:multiLevelType w:val="multilevel"/>
    <w:tmpl w:val="C1FEB6DC"/>
    <w:lvl w:ilvl="0">
      <w:start w:val="1"/>
      <w:numFmt w:val="decimal"/>
      <w:pStyle w:val="10"/>
      <w:suff w:val="space"/>
      <w:lvlText w:val="%1."/>
      <w:lvlJc w:val="left"/>
      <w:pPr>
        <w:ind w:left="425" w:hanging="425"/>
      </w:pPr>
      <w:rPr>
        <w:rFonts w:ascii="맑은 고딕" w:eastAsia="맑은 고딕" w:hAnsi="맑은 고딕"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ascii="맑은 고딕" w:eastAsia="맑은 고딕" w:hAnsi="맑은 고딕" w:hint="eastAsia"/>
        <w:sz w:val="22"/>
      </w:rPr>
    </w:lvl>
    <w:lvl w:ilvl="2">
      <w:start w:val="3"/>
      <w:numFmt w:val="decimal"/>
      <w:pStyle w:val="3"/>
      <w:suff w:val="space"/>
      <w:lvlText w:val="%1.%2.%3."/>
      <w:lvlJc w:val="left"/>
      <w:pPr>
        <w:ind w:left="1277" w:hanging="709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 w15:restartNumberingAfterBreak="0">
    <w:nsid w:val="062B4725"/>
    <w:multiLevelType w:val="hybridMultilevel"/>
    <w:tmpl w:val="31C014A4"/>
    <w:lvl w:ilvl="0" w:tplc="B69C377E">
      <w:start w:val="1"/>
      <w:numFmt w:val="bullet"/>
      <w:lvlText w:val="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0E2E222E"/>
    <w:multiLevelType w:val="hybridMultilevel"/>
    <w:tmpl w:val="FE0CD816"/>
    <w:lvl w:ilvl="0" w:tplc="4F722E1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B0B4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FEAEA9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0276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D46D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E8F4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C240A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F2AA7A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9A56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B070C1"/>
    <w:multiLevelType w:val="multilevel"/>
    <w:tmpl w:val="090EB728"/>
    <w:lvl w:ilvl="0">
      <w:start w:val="2"/>
      <w:numFmt w:val="decimal"/>
      <w:pStyle w:val="11"/>
      <w:lvlText w:val="%1"/>
      <w:lvlJc w:val="left"/>
      <w:pPr>
        <w:tabs>
          <w:tab w:val="num" w:pos="825"/>
        </w:tabs>
        <w:ind w:left="825" w:hanging="425"/>
      </w:pPr>
      <w:rPr>
        <w:rFonts w:eastAsia="휴먼각진헤드라인" w:hint="eastAsia"/>
        <w:b w:val="0"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25" w:hanging="425"/>
      </w:pPr>
      <w:rPr>
        <w:rFonts w:eastAsia="휴먼각진헤드라인" w:hint="eastAsia"/>
        <w:b w:val="0"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971"/>
        </w:tabs>
        <w:ind w:left="18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756"/>
        </w:tabs>
        <w:ind w:left="23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81"/>
        </w:tabs>
        <w:ind w:left="29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66"/>
        </w:tabs>
        <w:ind w:left="36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751"/>
        </w:tabs>
        <w:ind w:left="42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176"/>
        </w:tabs>
        <w:ind w:left="47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62"/>
        </w:tabs>
        <w:ind w:left="5502" w:hanging="1700"/>
      </w:pPr>
      <w:rPr>
        <w:rFonts w:hint="eastAsia"/>
      </w:rPr>
    </w:lvl>
  </w:abstractNum>
  <w:abstractNum w:abstractNumId="7" w15:restartNumberingAfterBreak="0">
    <w:nsid w:val="17BB1AA3"/>
    <w:multiLevelType w:val="hybridMultilevel"/>
    <w:tmpl w:val="24727270"/>
    <w:lvl w:ilvl="0" w:tplc="7FC63FB8">
      <w:start w:val="1"/>
      <w:numFmt w:val="bullet"/>
      <w:pStyle w:val="a"/>
      <w:lvlText w:val=""/>
      <w:lvlJc w:val="left"/>
      <w:pPr>
        <w:tabs>
          <w:tab w:val="num" w:pos="900"/>
        </w:tabs>
        <w:ind w:left="900" w:hanging="400"/>
      </w:pPr>
      <w:rPr>
        <w:rFonts w:ascii="Wingdings" w:hAnsi="Wingdings" w:hint="default"/>
      </w:rPr>
    </w:lvl>
    <w:lvl w:ilvl="1" w:tplc="E474EBF4">
      <w:start w:val="1"/>
      <w:numFmt w:val="bullet"/>
      <w:lvlText w:val=""/>
      <w:lvlJc w:val="left"/>
      <w:pPr>
        <w:tabs>
          <w:tab w:val="num" w:pos="1500"/>
        </w:tabs>
        <w:ind w:left="1500" w:hanging="400"/>
      </w:pPr>
      <w:rPr>
        <w:rFonts w:ascii="Wingdings" w:hAnsi="Wingdings" w:hint="default"/>
      </w:rPr>
    </w:lvl>
    <w:lvl w:ilvl="2" w:tplc="84ECF16E" w:tentative="1">
      <w:start w:val="1"/>
      <w:numFmt w:val="bullet"/>
      <w:lvlText w:val=""/>
      <w:lvlJc w:val="left"/>
      <w:pPr>
        <w:tabs>
          <w:tab w:val="num" w:pos="1900"/>
        </w:tabs>
        <w:ind w:left="1900" w:hanging="400"/>
      </w:pPr>
      <w:rPr>
        <w:rFonts w:ascii="Wingdings" w:hAnsi="Wingdings" w:hint="default"/>
      </w:rPr>
    </w:lvl>
    <w:lvl w:ilvl="3" w:tplc="C076E9F2" w:tentative="1">
      <w:start w:val="1"/>
      <w:numFmt w:val="bullet"/>
      <w:lvlText w:val=""/>
      <w:lvlJc w:val="left"/>
      <w:pPr>
        <w:tabs>
          <w:tab w:val="num" w:pos="2300"/>
        </w:tabs>
        <w:ind w:left="2300" w:hanging="400"/>
      </w:pPr>
      <w:rPr>
        <w:rFonts w:ascii="Wingdings" w:hAnsi="Wingdings" w:hint="default"/>
      </w:rPr>
    </w:lvl>
    <w:lvl w:ilvl="4" w:tplc="A73C3DB4" w:tentative="1">
      <w:start w:val="1"/>
      <w:numFmt w:val="bullet"/>
      <w:lvlText w:val=""/>
      <w:lvlJc w:val="left"/>
      <w:pPr>
        <w:tabs>
          <w:tab w:val="num" w:pos="2700"/>
        </w:tabs>
        <w:ind w:left="2700" w:hanging="400"/>
      </w:pPr>
      <w:rPr>
        <w:rFonts w:ascii="Wingdings" w:hAnsi="Wingdings" w:hint="default"/>
      </w:rPr>
    </w:lvl>
    <w:lvl w:ilvl="5" w:tplc="B0D0D1FE" w:tentative="1">
      <w:start w:val="1"/>
      <w:numFmt w:val="bullet"/>
      <w:lvlText w:val=""/>
      <w:lvlJc w:val="left"/>
      <w:pPr>
        <w:tabs>
          <w:tab w:val="num" w:pos="3100"/>
        </w:tabs>
        <w:ind w:left="3100" w:hanging="400"/>
      </w:pPr>
      <w:rPr>
        <w:rFonts w:ascii="Wingdings" w:hAnsi="Wingdings" w:hint="default"/>
      </w:rPr>
    </w:lvl>
    <w:lvl w:ilvl="6" w:tplc="7E16B9DE" w:tentative="1">
      <w:start w:val="1"/>
      <w:numFmt w:val="bullet"/>
      <w:lvlText w:val=""/>
      <w:lvlJc w:val="left"/>
      <w:pPr>
        <w:tabs>
          <w:tab w:val="num" w:pos="3500"/>
        </w:tabs>
        <w:ind w:left="3500" w:hanging="400"/>
      </w:pPr>
      <w:rPr>
        <w:rFonts w:ascii="Wingdings" w:hAnsi="Wingdings" w:hint="default"/>
      </w:rPr>
    </w:lvl>
    <w:lvl w:ilvl="7" w:tplc="E82689FE" w:tentative="1">
      <w:start w:val="1"/>
      <w:numFmt w:val="bullet"/>
      <w:lvlText w:val=""/>
      <w:lvlJc w:val="left"/>
      <w:pPr>
        <w:tabs>
          <w:tab w:val="num" w:pos="3900"/>
        </w:tabs>
        <w:ind w:left="3900" w:hanging="400"/>
      </w:pPr>
      <w:rPr>
        <w:rFonts w:ascii="Wingdings" w:hAnsi="Wingdings" w:hint="default"/>
      </w:rPr>
    </w:lvl>
    <w:lvl w:ilvl="8" w:tplc="44FE4FE8" w:tentative="1">
      <w:start w:val="1"/>
      <w:numFmt w:val="bullet"/>
      <w:lvlText w:val=""/>
      <w:lvlJc w:val="left"/>
      <w:pPr>
        <w:tabs>
          <w:tab w:val="num" w:pos="4300"/>
        </w:tabs>
        <w:ind w:left="4300" w:hanging="400"/>
      </w:pPr>
      <w:rPr>
        <w:rFonts w:ascii="Wingdings" w:hAnsi="Wingdings" w:hint="default"/>
      </w:rPr>
    </w:lvl>
  </w:abstractNum>
  <w:abstractNum w:abstractNumId="8" w15:restartNumberingAfterBreak="0">
    <w:nsid w:val="1A155C87"/>
    <w:multiLevelType w:val="hybridMultilevel"/>
    <w:tmpl w:val="F70072EA"/>
    <w:lvl w:ilvl="0" w:tplc="17F2E1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62155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42B32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BB4D3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9A30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3EDA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AD2CEE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D2006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A23C0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FE191B"/>
    <w:multiLevelType w:val="hybridMultilevel"/>
    <w:tmpl w:val="CBDEB5F6"/>
    <w:lvl w:ilvl="0" w:tplc="0DDC0B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9EE3CB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8236B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C6056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0F6EF5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8C80A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FA5B8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D0407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C4965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5C4C27"/>
    <w:multiLevelType w:val="hybridMultilevel"/>
    <w:tmpl w:val="92C86CB8"/>
    <w:lvl w:ilvl="0" w:tplc="720221B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E60100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4864F7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AC4E5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8637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22F61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6CA1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D08D7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E5652F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8A13C4"/>
    <w:multiLevelType w:val="hybridMultilevel"/>
    <w:tmpl w:val="DBDE8FA0"/>
    <w:lvl w:ilvl="0" w:tplc="97DC78F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9011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B06E6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96F24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330E65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47038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8E956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2208D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0AC8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4B424C"/>
    <w:multiLevelType w:val="hybridMultilevel"/>
    <w:tmpl w:val="4D8C6ADE"/>
    <w:lvl w:ilvl="0" w:tplc="42064E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78A5BB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279E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2A886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9C9B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821EE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66233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A404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7EB6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440075"/>
    <w:multiLevelType w:val="hybridMultilevel"/>
    <w:tmpl w:val="7FA0C356"/>
    <w:lvl w:ilvl="0" w:tplc="6C4AEF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BBC149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0AF0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C2894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1A75B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AAB77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12C2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A6EDE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D8E3A7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225238"/>
    <w:multiLevelType w:val="hybridMultilevel"/>
    <w:tmpl w:val="EC7261A2"/>
    <w:lvl w:ilvl="0" w:tplc="E52A1E8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4C663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7CAD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0AEE2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68B12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0464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6AD89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D87D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F38D21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4C45DD"/>
    <w:multiLevelType w:val="hybridMultilevel"/>
    <w:tmpl w:val="FA009230"/>
    <w:lvl w:ilvl="0" w:tplc="A8F2C70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6C781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CA552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7446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868A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9244C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509B0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D47A1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C2FF1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434FD1"/>
    <w:multiLevelType w:val="hybridMultilevel"/>
    <w:tmpl w:val="7F60ED3C"/>
    <w:lvl w:ilvl="0" w:tplc="D320043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970F4B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96A92D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26BFD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3CA7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22FB6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CF6754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8076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FC500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8A25BE"/>
    <w:multiLevelType w:val="hybridMultilevel"/>
    <w:tmpl w:val="5A0E2826"/>
    <w:lvl w:ilvl="0" w:tplc="167C08EC">
      <w:numFmt w:val="bullet"/>
      <w:pStyle w:val="12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  <w:szCs w:val="16"/>
      </w:rPr>
    </w:lvl>
    <w:lvl w:ilvl="1" w:tplc="A55AF0D2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601EB9F4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52667F48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8576A5D4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229C4416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865CFD8A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583C6C7C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4A6A37B4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39F2679"/>
    <w:multiLevelType w:val="hybridMultilevel"/>
    <w:tmpl w:val="E548B864"/>
    <w:lvl w:ilvl="0" w:tplc="788400AC">
      <w:start w:val="1"/>
      <w:numFmt w:val="bullet"/>
      <w:pStyle w:val="L2"/>
      <w:lvlText w:val=""/>
      <w:lvlJc w:val="left"/>
      <w:pPr>
        <w:tabs>
          <w:tab w:val="num" w:pos="1300"/>
        </w:tabs>
        <w:ind w:left="1300" w:hanging="400"/>
      </w:pPr>
      <w:rPr>
        <w:rFonts w:ascii="Wingdings" w:hAnsi="Wingdings" w:hint="default"/>
        <w:sz w:val="22"/>
      </w:rPr>
    </w:lvl>
    <w:lvl w:ilvl="1" w:tplc="04090003" w:tentative="1">
      <w:start w:val="1"/>
      <w:numFmt w:val="bullet"/>
      <w:lvlText w:val=""/>
      <w:lvlJc w:val="left"/>
      <w:pPr>
        <w:tabs>
          <w:tab w:val="num" w:pos="2164"/>
        </w:tabs>
        <w:ind w:left="21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564"/>
        </w:tabs>
        <w:ind w:left="25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64"/>
        </w:tabs>
        <w:ind w:left="29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364"/>
        </w:tabs>
        <w:ind w:left="33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764"/>
        </w:tabs>
        <w:ind w:left="37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164"/>
        </w:tabs>
        <w:ind w:left="41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564"/>
        </w:tabs>
        <w:ind w:left="45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964"/>
        </w:tabs>
        <w:ind w:left="4964" w:hanging="400"/>
      </w:pPr>
      <w:rPr>
        <w:rFonts w:ascii="Wingdings" w:hAnsi="Wingdings" w:hint="default"/>
      </w:rPr>
    </w:lvl>
  </w:abstractNum>
  <w:abstractNum w:abstractNumId="19" w15:restartNumberingAfterBreak="0">
    <w:nsid w:val="34903D76"/>
    <w:multiLevelType w:val="hybridMultilevel"/>
    <w:tmpl w:val="51768314"/>
    <w:lvl w:ilvl="0" w:tplc="31C013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F299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052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12AA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1833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35247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6C87F9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1E0EA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EE8D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997B67"/>
    <w:multiLevelType w:val="hybridMultilevel"/>
    <w:tmpl w:val="D89A421E"/>
    <w:lvl w:ilvl="0" w:tplc="0D58323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9A84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2F6B5E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427D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9CB5C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4808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CCF9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2AD8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48E2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66167C"/>
    <w:multiLevelType w:val="multilevel"/>
    <w:tmpl w:val="9E7CAB9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B0B51C9"/>
    <w:multiLevelType w:val="hybridMultilevel"/>
    <w:tmpl w:val="B588CAD8"/>
    <w:lvl w:ilvl="0" w:tplc="40E4BDA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E7629B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E2BCB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AE566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781B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8A68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901E7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C048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E861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D57D18"/>
    <w:multiLevelType w:val="hybridMultilevel"/>
    <w:tmpl w:val="B9D80694"/>
    <w:lvl w:ilvl="0" w:tplc="0896BAD2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2433993"/>
    <w:multiLevelType w:val="hybridMultilevel"/>
    <w:tmpl w:val="0F2445E8"/>
    <w:lvl w:ilvl="0" w:tplc="2250D5D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9DC432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AB4D37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76A8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00FF7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9E49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4080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9C907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58642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043DBE"/>
    <w:multiLevelType w:val="hybridMultilevel"/>
    <w:tmpl w:val="453673BA"/>
    <w:lvl w:ilvl="0" w:tplc="926A989A">
      <w:start w:val="1"/>
      <w:numFmt w:val="bullet"/>
      <w:pStyle w:val="L3"/>
      <w:lvlText w:val=""/>
      <w:lvlJc w:val="left"/>
      <w:pPr>
        <w:tabs>
          <w:tab w:val="num" w:pos="1607"/>
        </w:tabs>
        <w:ind w:left="1587" w:hanging="340"/>
      </w:pPr>
      <w:rPr>
        <w:rFonts w:ascii="Wingdings" w:hAnsi="Wingdings" w:hint="default"/>
        <w:sz w:val="22"/>
      </w:rPr>
    </w:lvl>
    <w:lvl w:ilvl="1" w:tplc="FFFFFFFF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43C05ADB"/>
    <w:multiLevelType w:val="hybridMultilevel"/>
    <w:tmpl w:val="7846B15C"/>
    <w:lvl w:ilvl="0" w:tplc="87DCAE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CAF69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EA0B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452A3C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AE06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52899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9C763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B41B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AC065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F5628F"/>
    <w:multiLevelType w:val="multilevel"/>
    <w:tmpl w:val="6612219C"/>
    <w:lvl w:ilvl="0">
      <w:start w:val="1"/>
      <w:numFmt w:val="decimal"/>
      <w:pStyle w:val="a0"/>
      <w:lvlText w:val="%1)"/>
      <w:lvlJc w:val="left"/>
      <w:pPr>
        <w:tabs>
          <w:tab w:val="num" w:pos="426"/>
        </w:tabs>
        <w:ind w:left="426" w:hanging="425"/>
      </w:pPr>
      <w:rPr>
        <w:rFonts w:ascii="굴림" w:eastAsia="굴림" w:hAnsi="굴림" w:hint="eastAsia"/>
        <w:b w:val="0"/>
        <w:i w:val="0"/>
        <w:sz w:val="20"/>
        <w:szCs w:val="20"/>
        <w:lang w:val="en-US"/>
      </w:rPr>
    </w:lvl>
    <w:lvl w:ilvl="1">
      <w:start w:val="1"/>
      <w:numFmt w:val="ganada"/>
      <w:lvlText w:val="%2)"/>
      <w:lvlJc w:val="left"/>
      <w:pPr>
        <w:tabs>
          <w:tab w:val="num" w:pos="852"/>
        </w:tabs>
        <w:ind w:left="852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tabs>
          <w:tab w:val="num" w:pos="1277"/>
        </w:tabs>
        <w:ind w:left="1277" w:hanging="425"/>
      </w:pPr>
      <w:rPr>
        <w:rFonts w:hint="eastAsia"/>
      </w:rPr>
    </w:lvl>
    <w:lvl w:ilvl="3">
      <w:start w:val="1"/>
      <w:numFmt w:val="none"/>
      <w:lvlText w:val=""/>
      <w:lvlJc w:val="left"/>
      <w:pPr>
        <w:tabs>
          <w:tab w:val="num" w:pos="1560"/>
        </w:tabs>
        <w:ind w:left="1560" w:hanging="283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num" w:pos="2410"/>
        </w:tabs>
        <w:ind w:left="2410" w:hanging="425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2836"/>
        </w:tabs>
        <w:ind w:left="2836" w:hanging="42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3686"/>
        </w:tabs>
        <w:ind w:left="3686" w:hanging="425"/>
      </w:pPr>
      <w:rPr>
        <w:rFonts w:hint="eastAsia"/>
      </w:rPr>
    </w:lvl>
  </w:abstractNum>
  <w:abstractNum w:abstractNumId="28" w15:restartNumberingAfterBreak="0">
    <w:nsid w:val="4AE04082"/>
    <w:multiLevelType w:val="hybridMultilevel"/>
    <w:tmpl w:val="D9BEE2E4"/>
    <w:lvl w:ilvl="0" w:tplc="CD5483D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02870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A27B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2861B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3E7E7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0C07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EA47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E6184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B18D06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223476"/>
    <w:multiLevelType w:val="hybridMultilevel"/>
    <w:tmpl w:val="ACA6CA76"/>
    <w:lvl w:ilvl="0" w:tplc="3FFE4DCE">
      <w:start w:val="1"/>
      <w:numFmt w:val="bullet"/>
      <w:lvlText w:val=""/>
      <w:lvlJc w:val="left"/>
      <w:pPr>
        <w:ind w:left="124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00"/>
      </w:pPr>
      <w:rPr>
        <w:rFonts w:ascii="Wingdings" w:hAnsi="Wingdings" w:hint="default"/>
      </w:rPr>
    </w:lvl>
  </w:abstractNum>
  <w:abstractNum w:abstractNumId="30" w15:restartNumberingAfterBreak="0">
    <w:nsid w:val="52DD305F"/>
    <w:multiLevelType w:val="hybridMultilevel"/>
    <w:tmpl w:val="EF88B2EE"/>
    <w:lvl w:ilvl="0" w:tplc="F050DDB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4AB28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5A4F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C684F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542EE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8257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25677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FCB46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AA05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005A3D"/>
    <w:multiLevelType w:val="hybridMultilevel"/>
    <w:tmpl w:val="59C0717A"/>
    <w:lvl w:ilvl="0" w:tplc="B3CE6E3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886B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4CA7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427D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3409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FAE6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A6E3E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5A24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6242D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6F5857"/>
    <w:multiLevelType w:val="hybridMultilevel"/>
    <w:tmpl w:val="A2AAE7EC"/>
    <w:lvl w:ilvl="0" w:tplc="DAE4DA8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DC015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A8EA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F036C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06FF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52591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E827E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F87EF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B8394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A64977"/>
    <w:multiLevelType w:val="singleLevel"/>
    <w:tmpl w:val="6756E066"/>
    <w:lvl w:ilvl="0">
      <w:start w:val="1"/>
      <w:numFmt w:val="bullet"/>
      <w:pStyle w:val="a1"/>
      <w:lvlText w:val=""/>
      <w:lvlJc w:val="left"/>
      <w:pPr>
        <w:tabs>
          <w:tab w:val="num" w:pos="510"/>
        </w:tabs>
        <w:ind w:left="510" w:hanging="510"/>
      </w:pPr>
      <w:rPr>
        <w:rFonts w:ascii="Wingdings" w:hAnsi="Wingdings" w:hint="default"/>
      </w:rPr>
    </w:lvl>
  </w:abstractNum>
  <w:abstractNum w:abstractNumId="34" w15:restartNumberingAfterBreak="0">
    <w:nsid w:val="64350D1A"/>
    <w:multiLevelType w:val="hybridMultilevel"/>
    <w:tmpl w:val="B14096DC"/>
    <w:lvl w:ilvl="0" w:tplc="3FFE4DCE">
      <w:start w:val="1"/>
      <w:numFmt w:val="bullet"/>
      <w:lvlText w:val="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008E8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02681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0A3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665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F9CA6E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6014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9663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B03C3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C76849"/>
    <w:multiLevelType w:val="hybridMultilevel"/>
    <w:tmpl w:val="2F563DBC"/>
    <w:lvl w:ilvl="0" w:tplc="E716D5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C0D64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4E92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A23E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2B0679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B06C2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8A3C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8E3E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070D6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5F0ED4"/>
    <w:multiLevelType w:val="hybridMultilevel"/>
    <w:tmpl w:val="FC6A2790"/>
    <w:lvl w:ilvl="0" w:tplc="2A8E057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C036D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BA33A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D201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D44A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A1A81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0487F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56668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D492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EB26C5"/>
    <w:multiLevelType w:val="hybridMultilevel"/>
    <w:tmpl w:val="1A686634"/>
    <w:lvl w:ilvl="0" w:tplc="04090003">
      <w:start w:val="1"/>
      <w:numFmt w:val="bullet"/>
      <w:pStyle w:val="L4"/>
      <w:lvlText w:val=""/>
      <w:lvlJc w:val="left"/>
      <w:pPr>
        <w:tabs>
          <w:tab w:val="num" w:pos="1948"/>
        </w:tabs>
        <w:ind w:left="550" w:firstLine="1038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800"/>
        </w:tabs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200"/>
        </w:tabs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600"/>
        </w:tabs>
        <w:ind w:left="5600" w:hanging="400"/>
      </w:pPr>
      <w:rPr>
        <w:rFonts w:ascii="Wingdings" w:hAnsi="Wingdings" w:hint="default"/>
      </w:rPr>
    </w:lvl>
  </w:abstractNum>
  <w:abstractNum w:abstractNumId="38" w15:restartNumberingAfterBreak="0">
    <w:nsid w:val="6C955C01"/>
    <w:multiLevelType w:val="hybridMultilevel"/>
    <w:tmpl w:val="CB481E96"/>
    <w:lvl w:ilvl="0" w:tplc="E2AC84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BE8CA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903A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88533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2CEFB5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D2D8B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2CD04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EC666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545F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E41481"/>
    <w:multiLevelType w:val="hybridMultilevel"/>
    <w:tmpl w:val="8BB63238"/>
    <w:lvl w:ilvl="0" w:tplc="E1865A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341A3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D25E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D2765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10986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0659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5AA5B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D24F5E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6C546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E01ABD"/>
    <w:multiLevelType w:val="hybridMultilevel"/>
    <w:tmpl w:val="7FA097F2"/>
    <w:lvl w:ilvl="0" w:tplc="197C194A">
      <w:start w:val="1"/>
      <w:numFmt w:val="bullet"/>
      <w:pStyle w:val="21"/>
      <w:lvlText w:val=""/>
      <w:lvlJc w:val="left"/>
      <w:pPr>
        <w:tabs>
          <w:tab w:val="num" w:pos="700"/>
        </w:tabs>
        <w:ind w:left="700" w:hanging="400"/>
      </w:pPr>
      <w:rPr>
        <w:rFonts w:ascii="Wingdings" w:hAnsi="Wingdings" w:hint="default"/>
      </w:rPr>
    </w:lvl>
    <w:lvl w:ilvl="1" w:tplc="6EFEA70A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B1C0BDF0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12521EA6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33DCE690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B8F87D94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215E7AEC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461E61CE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97A62C58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6415A8F"/>
    <w:multiLevelType w:val="hybridMultilevel"/>
    <w:tmpl w:val="E4C6088A"/>
    <w:lvl w:ilvl="0" w:tplc="0EEA839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089D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D265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1EE0D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9E2D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9C873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68C16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01A7DC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7C14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FA3320"/>
    <w:multiLevelType w:val="hybridMultilevel"/>
    <w:tmpl w:val="CA6E8442"/>
    <w:lvl w:ilvl="0" w:tplc="815E6C6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82DCC6">
      <w:start w:val="188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330CA8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A6659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28F08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9A294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C06E3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BA56D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754341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7"/>
  </w:num>
  <w:num w:numId="3">
    <w:abstractNumId w:val="27"/>
  </w:num>
  <w:num w:numId="4">
    <w:abstractNumId w:val="3"/>
  </w:num>
  <w:num w:numId="5">
    <w:abstractNumId w:val="2"/>
  </w:num>
  <w:num w:numId="6">
    <w:abstractNumId w:val="29"/>
  </w:num>
  <w:num w:numId="7">
    <w:abstractNumId w:val="33"/>
  </w:num>
  <w:num w:numId="8">
    <w:abstractNumId w:val="42"/>
  </w:num>
  <w:num w:numId="9">
    <w:abstractNumId w:val="0"/>
  </w:num>
  <w:num w:numId="10">
    <w:abstractNumId w:val="1"/>
    <w:lvlOverride w:ilvl="0">
      <w:lvl w:ilvl="0">
        <w:start w:val="1"/>
        <w:numFmt w:val="bullet"/>
        <w:pStyle w:val="List2"/>
        <w:lvlText w:val=""/>
        <w:legacy w:legacy="1" w:legacySpace="0" w:legacyIndent="397"/>
        <w:lvlJc w:val="left"/>
        <w:pPr>
          <w:ind w:left="397" w:hanging="397"/>
        </w:pPr>
        <w:rPr>
          <w:rFonts w:ascii="Wingdings" w:hAnsi="Wingdings" w:hint="default"/>
          <w:sz w:val="20"/>
        </w:rPr>
      </w:lvl>
    </w:lvlOverride>
  </w:num>
  <w:num w:numId="11">
    <w:abstractNumId w:val="25"/>
  </w:num>
  <w:num w:numId="12">
    <w:abstractNumId w:val="40"/>
  </w:num>
  <w:num w:numId="13">
    <w:abstractNumId w:val="37"/>
  </w:num>
  <w:num w:numId="14">
    <w:abstractNumId w:val="18"/>
  </w:num>
  <w:num w:numId="15">
    <w:abstractNumId w:val="6"/>
  </w:num>
  <w:num w:numId="16">
    <w:abstractNumId w:val="16"/>
  </w:num>
  <w:num w:numId="17">
    <w:abstractNumId w:val="8"/>
  </w:num>
  <w:num w:numId="18">
    <w:abstractNumId w:val="24"/>
  </w:num>
  <w:num w:numId="19">
    <w:abstractNumId w:val="10"/>
  </w:num>
  <w:num w:numId="20">
    <w:abstractNumId w:val="32"/>
  </w:num>
  <w:num w:numId="21">
    <w:abstractNumId w:val="30"/>
  </w:num>
  <w:num w:numId="22">
    <w:abstractNumId w:val="12"/>
  </w:num>
  <w:num w:numId="23">
    <w:abstractNumId w:val="11"/>
  </w:num>
  <w:num w:numId="24">
    <w:abstractNumId w:val="14"/>
  </w:num>
  <w:num w:numId="25">
    <w:abstractNumId w:val="36"/>
  </w:num>
  <w:num w:numId="26">
    <w:abstractNumId w:val="9"/>
  </w:num>
  <w:num w:numId="27">
    <w:abstractNumId w:val="41"/>
  </w:num>
  <w:num w:numId="28">
    <w:abstractNumId w:val="39"/>
  </w:num>
  <w:num w:numId="29">
    <w:abstractNumId w:val="13"/>
  </w:num>
  <w:num w:numId="30">
    <w:abstractNumId w:val="5"/>
  </w:num>
  <w:num w:numId="31">
    <w:abstractNumId w:val="31"/>
  </w:num>
  <w:num w:numId="32">
    <w:abstractNumId w:val="22"/>
  </w:num>
  <w:num w:numId="33">
    <w:abstractNumId w:val="26"/>
  </w:num>
  <w:num w:numId="34">
    <w:abstractNumId w:val="38"/>
  </w:num>
  <w:num w:numId="35">
    <w:abstractNumId w:val="35"/>
  </w:num>
  <w:num w:numId="36">
    <w:abstractNumId w:val="19"/>
  </w:num>
  <w:num w:numId="37">
    <w:abstractNumId w:val="15"/>
  </w:num>
  <w:num w:numId="38">
    <w:abstractNumId w:val="28"/>
  </w:num>
  <w:num w:numId="39">
    <w:abstractNumId w:val="20"/>
  </w:num>
  <w:num w:numId="40">
    <w:abstractNumId w:val="34"/>
  </w:num>
  <w:num w:numId="41">
    <w:abstractNumId w:val="4"/>
  </w:num>
  <w:num w:numId="42">
    <w:abstractNumId w:val="23"/>
  </w:num>
  <w:num w:numId="43">
    <w:abstractNumId w:val="21"/>
  </w:num>
  <w:numIdMacAtCleanup w:val="4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박철규/Park Chulkyu">
    <w15:presenceInfo w15:providerId="AD" w15:userId="S-1-5-21-2257874596-2972208313-1499976633-331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drawingGridHorizontalSpacing w:val="110"/>
  <w:drawingGridVerticalSpacing w:val="365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B1D"/>
    <w:rsid w:val="00012C5A"/>
    <w:rsid w:val="0002008F"/>
    <w:rsid w:val="000231A2"/>
    <w:rsid w:val="00026527"/>
    <w:rsid w:val="00036AE9"/>
    <w:rsid w:val="00042D5F"/>
    <w:rsid w:val="000459A8"/>
    <w:rsid w:val="00060E74"/>
    <w:rsid w:val="00065B62"/>
    <w:rsid w:val="00075AEA"/>
    <w:rsid w:val="000877DA"/>
    <w:rsid w:val="00090073"/>
    <w:rsid w:val="00093EAE"/>
    <w:rsid w:val="00094A56"/>
    <w:rsid w:val="000A436F"/>
    <w:rsid w:val="000A79E3"/>
    <w:rsid w:val="000B3332"/>
    <w:rsid w:val="000B4609"/>
    <w:rsid w:val="000C2577"/>
    <w:rsid w:val="000C4042"/>
    <w:rsid w:val="000E2ACD"/>
    <w:rsid w:val="000E4CB5"/>
    <w:rsid w:val="000E7710"/>
    <w:rsid w:val="000F3F98"/>
    <w:rsid w:val="00110FFB"/>
    <w:rsid w:val="0011502D"/>
    <w:rsid w:val="001164EF"/>
    <w:rsid w:val="00126F2D"/>
    <w:rsid w:val="001273F5"/>
    <w:rsid w:val="001403CB"/>
    <w:rsid w:val="00140B80"/>
    <w:rsid w:val="001450F1"/>
    <w:rsid w:val="00147F0A"/>
    <w:rsid w:val="00147F51"/>
    <w:rsid w:val="00150F0F"/>
    <w:rsid w:val="00155080"/>
    <w:rsid w:val="00155AEE"/>
    <w:rsid w:val="00165BB1"/>
    <w:rsid w:val="00174266"/>
    <w:rsid w:val="00175BF7"/>
    <w:rsid w:val="00176E3F"/>
    <w:rsid w:val="00184A42"/>
    <w:rsid w:val="00186587"/>
    <w:rsid w:val="00187536"/>
    <w:rsid w:val="001878DD"/>
    <w:rsid w:val="001A67BF"/>
    <w:rsid w:val="001C4441"/>
    <w:rsid w:val="001D0B1D"/>
    <w:rsid w:val="001E025A"/>
    <w:rsid w:val="001F75DB"/>
    <w:rsid w:val="001F7E52"/>
    <w:rsid w:val="00200DD1"/>
    <w:rsid w:val="00204E81"/>
    <w:rsid w:val="00211488"/>
    <w:rsid w:val="002210DC"/>
    <w:rsid w:val="002218AA"/>
    <w:rsid w:val="00223879"/>
    <w:rsid w:val="00234795"/>
    <w:rsid w:val="00235DCB"/>
    <w:rsid w:val="00240094"/>
    <w:rsid w:val="00241A65"/>
    <w:rsid w:val="002461D3"/>
    <w:rsid w:val="00246A68"/>
    <w:rsid w:val="00250181"/>
    <w:rsid w:val="0025068A"/>
    <w:rsid w:val="0025149F"/>
    <w:rsid w:val="00251A40"/>
    <w:rsid w:val="00260A0A"/>
    <w:rsid w:val="00265B48"/>
    <w:rsid w:val="00270D13"/>
    <w:rsid w:val="00275C4C"/>
    <w:rsid w:val="0027626C"/>
    <w:rsid w:val="00282D7B"/>
    <w:rsid w:val="002847C4"/>
    <w:rsid w:val="002A2A0E"/>
    <w:rsid w:val="002A3C2D"/>
    <w:rsid w:val="002B78DE"/>
    <w:rsid w:val="002C089F"/>
    <w:rsid w:val="002C49E5"/>
    <w:rsid w:val="002C5052"/>
    <w:rsid w:val="002C54BD"/>
    <w:rsid w:val="002D4A2C"/>
    <w:rsid w:val="002D77F2"/>
    <w:rsid w:val="002E2B7E"/>
    <w:rsid w:val="002E5EA1"/>
    <w:rsid w:val="002F3283"/>
    <w:rsid w:val="002F5BF0"/>
    <w:rsid w:val="002F7034"/>
    <w:rsid w:val="002F7EA3"/>
    <w:rsid w:val="00303509"/>
    <w:rsid w:val="003042A3"/>
    <w:rsid w:val="00304C51"/>
    <w:rsid w:val="00307A18"/>
    <w:rsid w:val="00310BA1"/>
    <w:rsid w:val="003111AE"/>
    <w:rsid w:val="00312566"/>
    <w:rsid w:val="00312E29"/>
    <w:rsid w:val="00313B3C"/>
    <w:rsid w:val="0031604B"/>
    <w:rsid w:val="00317413"/>
    <w:rsid w:val="00323C2D"/>
    <w:rsid w:val="00323C9A"/>
    <w:rsid w:val="00324425"/>
    <w:rsid w:val="00330CF2"/>
    <w:rsid w:val="003313F3"/>
    <w:rsid w:val="003410F4"/>
    <w:rsid w:val="00341215"/>
    <w:rsid w:val="00346C77"/>
    <w:rsid w:val="00351F61"/>
    <w:rsid w:val="00354C67"/>
    <w:rsid w:val="00365D77"/>
    <w:rsid w:val="00373A7E"/>
    <w:rsid w:val="003926D0"/>
    <w:rsid w:val="00395834"/>
    <w:rsid w:val="003A0F30"/>
    <w:rsid w:val="003B51EC"/>
    <w:rsid w:val="003B6958"/>
    <w:rsid w:val="003B740F"/>
    <w:rsid w:val="003B7D3C"/>
    <w:rsid w:val="003C2FC7"/>
    <w:rsid w:val="003C4ED9"/>
    <w:rsid w:val="003D4AE9"/>
    <w:rsid w:val="003D62F8"/>
    <w:rsid w:val="003E127B"/>
    <w:rsid w:val="003E4DBD"/>
    <w:rsid w:val="003F54B3"/>
    <w:rsid w:val="003F6979"/>
    <w:rsid w:val="004006C4"/>
    <w:rsid w:val="00401578"/>
    <w:rsid w:val="004026AA"/>
    <w:rsid w:val="00402C88"/>
    <w:rsid w:val="00410079"/>
    <w:rsid w:val="00411C7C"/>
    <w:rsid w:val="00413D5B"/>
    <w:rsid w:val="0042758B"/>
    <w:rsid w:val="00430EA1"/>
    <w:rsid w:val="00436A51"/>
    <w:rsid w:val="00444AE8"/>
    <w:rsid w:val="004450F2"/>
    <w:rsid w:val="00445227"/>
    <w:rsid w:val="004463D2"/>
    <w:rsid w:val="004503E8"/>
    <w:rsid w:val="00453845"/>
    <w:rsid w:val="00456761"/>
    <w:rsid w:val="00460D74"/>
    <w:rsid w:val="004630F8"/>
    <w:rsid w:val="00463EAC"/>
    <w:rsid w:val="00470571"/>
    <w:rsid w:val="00471B96"/>
    <w:rsid w:val="004804B8"/>
    <w:rsid w:val="00481165"/>
    <w:rsid w:val="004830BE"/>
    <w:rsid w:val="00487BCE"/>
    <w:rsid w:val="00490551"/>
    <w:rsid w:val="00496D3E"/>
    <w:rsid w:val="004974D7"/>
    <w:rsid w:val="004A6709"/>
    <w:rsid w:val="004B04FE"/>
    <w:rsid w:val="004B0C96"/>
    <w:rsid w:val="004D15B9"/>
    <w:rsid w:val="004D16FA"/>
    <w:rsid w:val="004D1F30"/>
    <w:rsid w:val="004E1B05"/>
    <w:rsid w:val="004E2431"/>
    <w:rsid w:val="004E3B17"/>
    <w:rsid w:val="004F557F"/>
    <w:rsid w:val="00502075"/>
    <w:rsid w:val="005120D2"/>
    <w:rsid w:val="005156BB"/>
    <w:rsid w:val="00526172"/>
    <w:rsid w:val="00533626"/>
    <w:rsid w:val="00535380"/>
    <w:rsid w:val="005361A0"/>
    <w:rsid w:val="0054019A"/>
    <w:rsid w:val="00542F82"/>
    <w:rsid w:val="005439DC"/>
    <w:rsid w:val="00544425"/>
    <w:rsid w:val="00545D69"/>
    <w:rsid w:val="00546007"/>
    <w:rsid w:val="005524E6"/>
    <w:rsid w:val="00552637"/>
    <w:rsid w:val="0055677F"/>
    <w:rsid w:val="00566B87"/>
    <w:rsid w:val="00567945"/>
    <w:rsid w:val="00571399"/>
    <w:rsid w:val="00573B8C"/>
    <w:rsid w:val="00574F06"/>
    <w:rsid w:val="005843F6"/>
    <w:rsid w:val="00591F41"/>
    <w:rsid w:val="00594A19"/>
    <w:rsid w:val="005A052F"/>
    <w:rsid w:val="005A1BFA"/>
    <w:rsid w:val="005A33D5"/>
    <w:rsid w:val="005C01C6"/>
    <w:rsid w:val="005C4CD2"/>
    <w:rsid w:val="005D3983"/>
    <w:rsid w:val="005E0D41"/>
    <w:rsid w:val="005E30FD"/>
    <w:rsid w:val="005E5615"/>
    <w:rsid w:val="005E643A"/>
    <w:rsid w:val="005F6089"/>
    <w:rsid w:val="0060599E"/>
    <w:rsid w:val="00606345"/>
    <w:rsid w:val="00607946"/>
    <w:rsid w:val="0061120B"/>
    <w:rsid w:val="0061632B"/>
    <w:rsid w:val="00617F17"/>
    <w:rsid w:val="00623309"/>
    <w:rsid w:val="00627475"/>
    <w:rsid w:val="00631558"/>
    <w:rsid w:val="00640973"/>
    <w:rsid w:val="00643D34"/>
    <w:rsid w:val="0064749F"/>
    <w:rsid w:val="006533E1"/>
    <w:rsid w:val="00657645"/>
    <w:rsid w:val="006630C0"/>
    <w:rsid w:val="00663F58"/>
    <w:rsid w:val="006645EC"/>
    <w:rsid w:val="0066548A"/>
    <w:rsid w:val="00666812"/>
    <w:rsid w:val="00674E15"/>
    <w:rsid w:val="00677E36"/>
    <w:rsid w:val="006B54F0"/>
    <w:rsid w:val="006B5A54"/>
    <w:rsid w:val="006B7112"/>
    <w:rsid w:val="006C6482"/>
    <w:rsid w:val="006D7AC1"/>
    <w:rsid w:val="006E5959"/>
    <w:rsid w:val="006F1B54"/>
    <w:rsid w:val="006F62CB"/>
    <w:rsid w:val="007002DF"/>
    <w:rsid w:val="0070321A"/>
    <w:rsid w:val="007035E3"/>
    <w:rsid w:val="0071511F"/>
    <w:rsid w:val="00716176"/>
    <w:rsid w:val="00730A11"/>
    <w:rsid w:val="00730A87"/>
    <w:rsid w:val="0073284A"/>
    <w:rsid w:val="00744951"/>
    <w:rsid w:val="007468D1"/>
    <w:rsid w:val="00750924"/>
    <w:rsid w:val="00752441"/>
    <w:rsid w:val="00761067"/>
    <w:rsid w:val="00766272"/>
    <w:rsid w:val="00771939"/>
    <w:rsid w:val="007821A4"/>
    <w:rsid w:val="00791C17"/>
    <w:rsid w:val="00796193"/>
    <w:rsid w:val="007A3A3A"/>
    <w:rsid w:val="007A76EF"/>
    <w:rsid w:val="007A7AFC"/>
    <w:rsid w:val="007B32AF"/>
    <w:rsid w:val="007C23A0"/>
    <w:rsid w:val="007D2922"/>
    <w:rsid w:val="007E046B"/>
    <w:rsid w:val="007E5235"/>
    <w:rsid w:val="007F0533"/>
    <w:rsid w:val="007F3A84"/>
    <w:rsid w:val="008062AB"/>
    <w:rsid w:val="00811AAB"/>
    <w:rsid w:val="00830627"/>
    <w:rsid w:val="008321FC"/>
    <w:rsid w:val="00836525"/>
    <w:rsid w:val="0083763C"/>
    <w:rsid w:val="00844072"/>
    <w:rsid w:val="00847ADF"/>
    <w:rsid w:val="00855251"/>
    <w:rsid w:val="00861DE3"/>
    <w:rsid w:val="00871E07"/>
    <w:rsid w:val="00884AC9"/>
    <w:rsid w:val="00897DCA"/>
    <w:rsid w:val="008A6BB5"/>
    <w:rsid w:val="008B33DC"/>
    <w:rsid w:val="008C0E33"/>
    <w:rsid w:val="008D003E"/>
    <w:rsid w:val="008D42E0"/>
    <w:rsid w:val="008D7DEB"/>
    <w:rsid w:val="008E1618"/>
    <w:rsid w:val="008F389C"/>
    <w:rsid w:val="0090109D"/>
    <w:rsid w:val="009020A6"/>
    <w:rsid w:val="0090341F"/>
    <w:rsid w:val="00905FC3"/>
    <w:rsid w:val="00912CB7"/>
    <w:rsid w:val="009134F3"/>
    <w:rsid w:val="0091487F"/>
    <w:rsid w:val="00914CCC"/>
    <w:rsid w:val="009177DF"/>
    <w:rsid w:val="0092153D"/>
    <w:rsid w:val="00924C77"/>
    <w:rsid w:val="009265C2"/>
    <w:rsid w:val="00935D39"/>
    <w:rsid w:val="00943C62"/>
    <w:rsid w:val="00951108"/>
    <w:rsid w:val="0095146D"/>
    <w:rsid w:val="00952468"/>
    <w:rsid w:val="0095258A"/>
    <w:rsid w:val="009547FE"/>
    <w:rsid w:val="00954C99"/>
    <w:rsid w:val="0096392D"/>
    <w:rsid w:val="009714A2"/>
    <w:rsid w:val="00973031"/>
    <w:rsid w:val="0097350E"/>
    <w:rsid w:val="00977B01"/>
    <w:rsid w:val="0099675F"/>
    <w:rsid w:val="009A01D8"/>
    <w:rsid w:val="009A6BAF"/>
    <w:rsid w:val="009A71E9"/>
    <w:rsid w:val="009B261C"/>
    <w:rsid w:val="009B71D6"/>
    <w:rsid w:val="009C0652"/>
    <w:rsid w:val="009C211E"/>
    <w:rsid w:val="009C338A"/>
    <w:rsid w:val="009C7FA0"/>
    <w:rsid w:val="009D3F14"/>
    <w:rsid w:val="009E0A7F"/>
    <w:rsid w:val="009E15E5"/>
    <w:rsid w:val="009E20B5"/>
    <w:rsid w:val="009E47BF"/>
    <w:rsid w:val="009E646B"/>
    <w:rsid w:val="009E6773"/>
    <w:rsid w:val="009E6AE8"/>
    <w:rsid w:val="009F2206"/>
    <w:rsid w:val="009F6FDC"/>
    <w:rsid w:val="00A00885"/>
    <w:rsid w:val="00A0290A"/>
    <w:rsid w:val="00A1148B"/>
    <w:rsid w:val="00A11AD6"/>
    <w:rsid w:val="00A21ADC"/>
    <w:rsid w:val="00A225C9"/>
    <w:rsid w:val="00A23DDD"/>
    <w:rsid w:val="00A32A90"/>
    <w:rsid w:val="00A32C38"/>
    <w:rsid w:val="00A3521D"/>
    <w:rsid w:val="00A50659"/>
    <w:rsid w:val="00A63B9C"/>
    <w:rsid w:val="00A731FB"/>
    <w:rsid w:val="00A7724B"/>
    <w:rsid w:val="00A95FD3"/>
    <w:rsid w:val="00AB2BDD"/>
    <w:rsid w:val="00AB5A6C"/>
    <w:rsid w:val="00AC1F0E"/>
    <w:rsid w:val="00AC4E0F"/>
    <w:rsid w:val="00AE0EF7"/>
    <w:rsid w:val="00AE7F19"/>
    <w:rsid w:val="00B00085"/>
    <w:rsid w:val="00B0077B"/>
    <w:rsid w:val="00B05F5B"/>
    <w:rsid w:val="00B102EB"/>
    <w:rsid w:val="00B13FAB"/>
    <w:rsid w:val="00B15246"/>
    <w:rsid w:val="00B332B6"/>
    <w:rsid w:val="00B34D4B"/>
    <w:rsid w:val="00B376CE"/>
    <w:rsid w:val="00B4201E"/>
    <w:rsid w:val="00B43C51"/>
    <w:rsid w:val="00B503AE"/>
    <w:rsid w:val="00B62FF5"/>
    <w:rsid w:val="00B64093"/>
    <w:rsid w:val="00B6648F"/>
    <w:rsid w:val="00B7165C"/>
    <w:rsid w:val="00B84FCC"/>
    <w:rsid w:val="00B85D54"/>
    <w:rsid w:val="00B9289B"/>
    <w:rsid w:val="00B9526D"/>
    <w:rsid w:val="00B96DE5"/>
    <w:rsid w:val="00B97A47"/>
    <w:rsid w:val="00BA07A1"/>
    <w:rsid w:val="00BA4721"/>
    <w:rsid w:val="00BA6CB8"/>
    <w:rsid w:val="00BC25A0"/>
    <w:rsid w:val="00BC7696"/>
    <w:rsid w:val="00BE0D51"/>
    <w:rsid w:val="00BE322B"/>
    <w:rsid w:val="00BE35FC"/>
    <w:rsid w:val="00BF349F"/>
    <w:rsid w:val="00BF4DC1"/>
    <w:rsid w:val="00BF6706"/>
    <w:rsid w:val="00C018DE"/>
    <w:rsid w:val="00C0296C"/>
    <w:rsid w:val="00C12625"/>
    <w:rsid w:val="00C20635"/>
    <w:rsid w:val="00C237CF"/>
    <w:rsid w:val="00C2478A"/>
    <w:rsid w:val="00C32B8E"/>
    <w:rsid w:val="00C37DBF"/>
    <w:rsid w:val="00C40D8D"/>
    <w:rsid w:val="00C41D2E"/>
    <w:rsid w:val="00C445B9"/>
    <w:rsid w:val="00C45077"/>
    <w:rsid w:val="00C47AEE"/>
    <w:rsid w:val="00C51490"/>
    <w:rsid w:val="00C53E80"/>
    <w:rsid w:val="00C63C18"/>
    <w:rsid w:val="00C7479D"/>
    <w:rsid w:val="00C763B5"/>
    <w:rsid w:val="00C7677A"/>
    <w:rsid w:val="00C87540"/>
    <w:rsid w:val="00C974E7"/>
    <w:rsid w:val="00CA328D"/>
    <w:rsid w:val="00CA7B06"/>
    <w:rsid w:val="00CB7EE5"/>
    <w:rsid w:val="00CD21BD"/>
    <w:rsid w:val="00CD2A9E"/>
    <w:rsid w:val="00CD76D6"/>
    <w:rsid w:val="00D020E4"/>
    <w:rsid w:val="00D032D8"/>
    <w:rsid w:val="00D07F32"/>
    <w:rsid w:val="00D36197"/>
    <w:rsid w:val="00D377C7"/>
    <w:rsid w:val="00D415C4"/>
    <w:rsid w:val="00D41B09"/>
    <w:rsid w:val="00D54481"/>
    <w:rsid w:val="00D67671"/>
    <w:rsid w:val="00D71606"/>
    <w:rsid w:val="00D7384A"/>
    <w:rsid w:val="00D80913"/>
    <w:rsid w:val="00D81A2B"/>
    <w:rsid w:val="00D82F9C"/>
    <w:rsid w:val="00D906C8"/>
    <w:rsid w:val="00D92324"/>
    <w:rsid w:val="00D927DE"/>
    <w:rsid w:val="00D94147"/>
    <w:rsid w:val="00D95B1E"/>
    <w:rsid w:val="00DA0B47"/>
    <w:rsid w:val="00DA2001"/>
    <w:rsid w:val="00DB6816"/>
    <w:rsid w:val="00DC43D3"/>
    <w:rsid w:val="00DC5002"/>
    <w:rsid w:val="00DD01FF"/>
    <w:rsid w:val="00DE09EB"/>
    <w:rsid w:val="00DE5F14"/>
    <w:rsid w:val="00DE67E1"/>
    <w:rsid w:val="00DF3357"/>
    <w:rsid w:val="00E01FC0"/>
    <w:rsid w:val="00E02DB8"/>
    <w:rsid w:val="00E03236"/>
    <w:rsid w:val="00E223C7"/>
    <w:rsid w:val="00E25BA9"/>
    <w:rsid w:val="00E33087"/>
    <w:rsid w:val="00E36554"/>
    <w:rsid w:val="00E370FE"/>
    <w:rsid w:val="00E42835"/>
    <w:rsid w:val="00E437D3"/>
    <w:rsid w:val="00E46268"/>
    <w:rsid w:val="00E46E03"/>
    <w:rsid w:val="00E527F5"/>
    <w:rsid w:val="00E673FF"/>
    <w:rsid w:val="00E722E5"/>
    <w:rsid w:val="00E8685B"/>
    <w:rsid w:val="00E9532E"/>
    <w:rsid w:val="00E95669"/>
    <w:rsid w:val="00E978D0"/>
    <w:rsid w:val="00EA2D24"/>
    <w:rsid w:val="00EA3670"/>
    <w:rsid w:val="00EA413E"/>
    <w:rsid w:val="00EB0E2B"/>
    <w:rsid w:val="00EB502C"/>
    <w:rsid w:val="00EC764C"/>
    <w:rsid w:val="00ED021D"/>
    <w:rsid w:val="00ED0C4C"/>
    <w:rsid w:val="00ED6DE5"/>
    <w:rsid w:val="00ED729D"/>
    <w:rsid w:val="00EE31A1"/>
    <w:rsid w:val="00EE3807"/>
    <w:rsid w:val="00EE48C4"/>
    <w:rsid w:val="00EE6B73"/>
    <w:rsid w:val="00F0347C"/>
    <w:rsid w:val="00F05CD2"/>
    <w:rsid w:val="00F061E7"/>
    <w:rsid w:val="00F10EC0"/>
    <w:rsid w:val="00F135F9"/>
    <w:rsid w:val="00F3449A"/>
    <w:rsid w:val="00F34BB8"/>
    <w:rsid w:val="00F4191B"/>
    <w:rsid w:val="00F421EA"/>
    <w:rsid w:val="00F51AD8"/>
    <w:rsid w:val="00F55177"/>
    <w:rsid w:val="00F71821"/>
    <w:rsid w:val="00F85934"/>
    <w:rsid w:val="00F87E97"/>
    <w:rsid w:val="00F90574"/>
    <w:rsid w:val="00FA0E58"/>
    <w:rsid w:val="00FA6943"/>
    <w:rsid w:val="00FB0064"/>
    <w:rsid w:val="00FB0954"/>
    <w:rsid w:val="00FB1086"/>
    <w:rsid w:val="00FB7FCB"/>
    <w:rsid w:val="00FC348B"/>
    <w:rsid w:val="00FD11CD"/>
    <w:rsid w:val="00FD5AC8"/>
    <w:rsid w:val="00FD6EE2"/>
    <w:rsid w:val="00FE3B3A"/>
    <w:rsid w:val="00FE3C0E"/>
    <w:rsid w:val="00FE3C2E"/>
    <w:rsid w:val="00FF3341"/>
    <w:rsid w:val="00FF4337"/>
    <w:rsid w:val="00FF5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A15EA42"/>
  <w15:docId w15:val="{8CACACE1-D117-4C4A-959D-70B326F90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qFormat/>
    <w:rsid w:val="00ED021D"/>
    <w:pPr>
      <w:widowControl w:val="0"/>
      <w:wordWrap w:val="0"/>
      <w:jc w:val="both"/>
    </w:pPr>
    <w:rPr>
      <w:kern w:val="2"/>
      <w:sz w:val="22"/>
    </w:rPr>
  </w:style>
  <w:style w:type="paragraph" w:styleId="10">
    <w:name w:val="heading 1"/>
    <w:basedOn w:val="a2"/>
    <w:next w:val="a2"/>
    <w:qFormat/>
    <w:rsid w:val="00533626"/>
    <w:pPr>
      <w:keepNext/>
      <w:numPr>
        <w:numId w:val="4"/>
      </w:numPr>
      <w:spacing w:line="360" w:lineRule="auto"/>
      <w:outlineLvl w:val="0"/>
    </w:pPr>
    <w:rPr>
      <w:rFonts w:ascii="Arial" w:eastAsia="맑은 고딕" w:hAnsi="Arial"/>
      <w:b/>
      <w:sz w:val="28"/>
    </w:rPr>
  </w:style>
  <w:style w:type="paragraph" w:styleId="20">
    <w:name w:val="heading 2"/>
    <w:basedOn w:val="a2"/>
    <w:next w:val="a3"/>
    <w:qFormat/>
    <w:rsid w:val="00E95669"/>
    <w:pPr>
      <w:keepNext/>
      <w:numPr>
        <w:ilvl w:val="1"/>
        <w:numId w:val="4"/>
      </w:numPr>
      <w:spacing w:before="240" w:after="240"/>
      <w:outlineLvl w:val="1"/>
    </w:pPr>
    <w:rPr>
      <w:rFonts w:ascii="Arial" w:eastAsia="맑은 고딕" w:hAnsi="Arial"/>
      <w:b/>
      <w:sz w:val="24"/>
    </w:rPr>
  </w:style>
  <w:style w:type="paragraph" w:styleId="3">
    <w:name w:val="heading 3"/>
    <w:basedOn w:val="a2"/>
    <w:next w:val="a3"/>
    <w:link w:val="3Char"/>
    <w:qFormat/>
    <w:rsid w:val="0096392D"/>
    <w:pPr>
      <w:keepNext/>
      <w:numPr>
        <w:ilvl w:val="2"/>
        <w:numId w:val="4"/>
      </w:numPr>
      <w:jc w:val="left"/>
      <w:outlineLvl w:val="2"/>
    </w:pPr>
    <w:rPr>
      <w:rFonts w:ascii="Arial" w:eastAsia="맑은 고딕" w:hAnsi="Arial"/>
      <w:b/>
    </w:rPr>
  </w:style>
  <w:style w:type="paragraph" w:styleId="4">
    <w:name w:val="heading 4"/>
    <w:basedOn w:val="a2"/>
    <w:next w:val="a2"/>
    <w:qFormat/>
    <w:pPr>
      <w:keepNext/>
      <w:numPr>
        <w:ilvl w:val="3"/>
        <w:numId w:val="4"/>
      </w:numPr>
      <w:wordWrap/>
      <w:spacing w:line="420" w:lineRule="exact"/>
      <w:jc w:val="center"/>
      <w:outlineLvl w:val="3"/>
    </w:pPr>
    <w:rPr>
      <w:rFonts w:ascii="Arial" w:eastAsia="새굴림" w:hAnsi="Arial"/>
      <w:b/>
      <w:bCs/>
      <w:sz w:val="32"/>
      <w:szCs w:val="50"/>
    </w:rPr>
  </w:style>
  <w:style w:type="paragraph" w:styleId="5">
    <w:name w:val="heading 5"/>
    <w:basedOn w:val="a2"/>
    <w:next w:val="a3"/>
    <w:qFormat/>
    <w:rsid w:val="00036AE9"/>
    <w:pPr>
      <w:numPr>
        <w:ilvl w:val="4"/>
        <w:numId w:val="4"/>
      </w:numPr>
      <w:adjustRightInd w:val="0"/>
      <w:spacing w:line="240" w:lineRule="atLeast"/>
      <w:textAlignment w:val="baseline"/>
      <w:outlineLvl w:val="4"/>
    </w:pPr>
    <w:rPr>
      <w:b/>
      <w:kern w:val="0"/>
      <w:sz w:val="24"/>
    </w:rPr>
  </w:style>
  <w:style w:type="paragraph" w:styleId="6">
    <w:name w:val="heading 6"/>
    <w:basedOn w:val="a2"/>
    <w:next w:val="a3"/>
    <w:qFormat/>
    <w:rsid w:val="00036AE9"/>
    <w:pPr>
      <w:numPr>
        <w:ilvl w:val="5"/>
        <w:numId w:val="4"/>
      </w:numPr>
      <w:adjustRightInd w:val="0"/>
      <w:spacing w:line="240" w:lineRule="atLeast"/>
      <w:textAlignment w:val="baseline"/>
      <w:outlineLvl w:val="5"/>
    </w:pPr>
    <w:rPr>
      <w:kern w:val="0"/>
      <w:sz w:val="24"/>
      <w:u w:val="single"/>
    </w:rPr>
  </w:style>
  <w:style w:type="paragraph" w:styleId="7">
    <w:name w:val="heading 7"/>
    <w:basedOn w:val="a2"/>
    <w:next w:val="a3"/>
    <w:qFormat/>
    <w:rsid w:val="00036AE9"/>
    <w:pPr>
      <w:numPr>
        <w:ilvl w:val="6"/>
        <w:numId w:val="4"/>
      </w:numPr>
      <w:adjustRightInd w:val="0"/>
      <w:spacing w:line="240" w:lineRule="atLeast"/>
      <w:textAlignment w:val="baseline"/>
      <w:outlineLvl w:val="6"/>
    </w:pPr>
    <w:rPr>
      <w:i/>
      <w:kern w:val="0"/>
      <w:sz w:val="24"/>
    </w:rPr>
  </w:style>
  <w:style w:type="paragraph" w:styleId="8">
    <w:name w:val="heading 8"/>
    <w:basedOn w:val="a2"/>
    <w:next w:val="a3"/>
    <w:qFormat/>
    <w:rsid w:val="00036AE9"/>
    <w:pPr>
      <w:numPr>
        <w:ilvl w:val="7"/>
        <w:numId w:val="4"/>
      </w:numPr>
      <w:adjustRightInd w:val="0"/>
      <w:spacing w:line="240" w:lineRule="atLeast"/>
      <w:textAlignment w:val="baseline"/>
      <w:outlineLvl w:val="7"/>
    </w:pPr>
    <w:rPr>
      <w:i/>
      <w:kern w:val="0"/>
      <w:sz w:val="24"/>
    </w:rPr>
  </w:style>
  <w:style w:type="paragraph" w:styleId="9">
    <w:name w:val="heading 9"/>
    <w:basedOn w:val="a2"/>
    <w:next w:val="a3"/>
    <w:qFormat/>
    <w:rsid w:val="00036AE9"/>
    <w:pPr>
      <w:numPr>
        <w:ilvl w:val="8"/>
        <w:numId w:val="4"/>
      </w:numPr>
      <w:adjustRightInd w:val="0"/>
      <w:spacing w:line="240" w:lineRule="atLeast"/>
      <w:textAlignment w:val="baseline"/>
      <w:outlineLvl w:val="8"/>
    </w:pPr>
    <w:rPr>
      <w:i/>
      <w:kern w:val="0"/>
      <w:sz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3">
    <w:name w:val="Normal Indent"/>
    <w:aliases w:val="Normal Indent ns,Normal Indent ns1,Normal Indent ns2,Normal Indent ns3,Normal Indent ns4,Normal Indent ns5,Normal Indent ns6,Normal Indent ns7,Normal Indent ns8,Normal Indent ns9,Normal Indent ns10,Normal Indent ns11,Normal Indent ns12"/>
    <w:basedOn w:val="a2"/>
    <w:pPr>
      <w:ind w:left="851"/>
    </w:pPr>
  </w:style>
  <w:style w:type="paragraph" w:styleId="a7">
    <w:name w:val="header"/>
    <w:aliases w:val="오른쪽"/>
    <w:basedOn w:val="a2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aliases w:val="바닥글1"/>
    <w:basedOn w:val="a4"/>
  </w:style>
  <w:style w:type="paragraph" w:customStyle="1" w:styleId="0">
    <w:name w:val="제목0"/>
    <w:basedOn w:val="a2"/>
    <w:next w:val="a2"/>
    <w:pPr>
      <w:tabs>
        <w:tab w:val="left" w:pos="330"/>
      </w:tabs>
      <w:spacing w:line="300" w:lineRule="auto"/>
    </w:pPr>
    <w:rPr>
      <w:rFonts w:ascii="Arial" w:eastAsia="굴림체" w:hAnsi="Arial"/>
      <w:b/>
      <w:sz w:val="24"/>
    </w:rPr>
  </w:style>
  <w:style w:type="paragraph" w:customStyle="1" w:styleId="00">
    <w:name w:val="본문0"/>
    <w:basedOn w:val="a2"/>
    <w:pPr>
      <w:tabs>
        <w:tab w:val="left" w:pos="330"/>
      </w:tabs>
      <w:ind w:left="454"/>
    </w:pPr>
    <w:rPr>
      <w:rFonts w:ascii="Arial" w:eastAsia="굴림체" w:hAnsi="Arial"/>
    </w:rPr>
  </w:style>
  <w:style w:type="paragraph" w:customStyle="1" w:styleId="a9">
    <w:name w:val="찾아보기"/>
    <w:pPr>
      <w:widowControl w:val="0"/>
      <w:autoSpaceDE w:val="0"/>
      <w:autoSpaceDN w:val="0"/>
      <w:adjustRightInd w:val="0"/>
      <w:jc w:val="both"/>
    </w:pPr>
    <w:rPr>
      <w:rFonts w:ascii="중고딕" w:eastAsia="중고딕"/>
      <w:sz w:val="18"/>
    </w:rPr>
  </w:style>
  <w:style w:type="paragraph" w:customStyle="1" w:styleId="000">
    <w:name w:val="제목0.0"/>
    <w:basedOn w:val="a2"/>
    <w:pPr>
      <w:spacing w:line="300" w:lineRule="auto"/>
      <w:ind w:left="454"/>
    </w:pPr>
    <w:rPr>
      <w:rFonts w:ascii="Arial" w:eastAsia="굴림체" w:hAnsi="Arial"/>
      <w:sz w:val="24"/>
    </w:rPr>
  </w:style>
  <w:style w:type="paragraph" w:customStyle="1" w:styleId="001">
    <w:name w:val="본문0.0"/>
    <w:basedOn w:val="a2"/>
    <w:pPr>
      <w:ind w:left="964"/>
    </w:pPr>
    <w:rPr>
      <w:rFonts w:ascii="Arial" w:eastAsia="굴림체" w:hAnsi="Arial"/>
    </w:rPr>
  </w:style>
  <w:style w:type="paragraph" w:styleId="aa">
    <w:name w:val="Body Text"/>
    <w:basedOn w:val="a2"/>
    <w:pPr>
      <w:spacing w:line="0" w:lineRule="atLeast"/>
    </w:pPr>
    <w:rPr>
      <w:b/>
      <w:bCs/>
    </w:rPr>
  </w:style>
  <w:style w:type="paragraph" w:customStyle="1" w:styleId="0000">
    <w:name w:val="본문0.0.(0)"/>
    <w:basedOn w:val="a2"/>
    <w:next w:val="a2"/>
    <w:pPr>
      <w:ind w:left="1338" w:hanging="374"/>
    </w:pPr>
    <w:rPr>
      <w:rFonts w:ascii="Arial" w:eastAsia="굴림체" w:hAnsi="Arial"/>
    </w:rPr>
  </w:style>
  <w:style w:type="paragraph" w:customStyle="1" w:styleId="0001">
    <w:name w:val="본문0.0.0."/>
    <w:basedOn w:val="a2"/>
    <w:pPr>
      <w:ind w:left="1588"/>
    </w:pPr>
    <w:rPr>
      <w:rFonts w:ascii="Arial" w:eastAsia="굴림체" w:hAnsi="Arial"/>
    </w:rPr>
  </w:style>
  <w:style w:type="paragraph" w:customStyle="1" w:styleId="00000">
    <w:name w:val="본문0.0.0.(0)"/>
    <w:basedOn w:val="a2"/>
    <w:next w:val="a2"/>
    <w:pPr>
      <w:ind w:left="1962" w:hanging="374"/>
    </w:pPr>
    <w:rPr>
      <w:rFonts w:ascii="Arial" w:eastAsia="굴림체" w:hAnsi="Arial"/>
    </w:rPr>
  </w:style>
  <w:style w:type="paragraph" w:styleId="22">
    <w:name w:val="toc 2"/>
    <w:basedOn w:val="000"/>
    <w:next w:val="a2"/>
    <w:autoRedefine/>
    <w:uiPriority w:val="39"/>
    <w:rsid w:val="00574F06"/>
    <w:pPr>
      <w:tabs>
        <w:tab w:val="left" w:pos="1276"/>
        <w:tab w:val="right" w:leader="dot" w:pos="9781"/>
      </w:tabs>
      <w:spacing w:before="120" w:line="240" w:lineRule="auto"/>
      <w:ind w:left="709"/>
    </w:pPr>
    <w:rPr>
      <w:rFonts w:ascii="맑은 고딕" w:eastAsia="맑은 고딕" w:hAnsi="맑은 고딕"/>
      <w:b/>
      <w:noProof/>
      <w:sz w:val="22"/>
    </w:rPr>
  </w:style>
  <w:style w:type="paragraph" w:styleId="13">
    <w:name w:val="toc 1"/>
    <w:basedOn w:val="0"/>
    <w:next w:val="a2"/>
    <w:autoRedefine/>
    <w:uiPriority w:val="39"/>
    <w:rsid w:val="00FB7FCB"/>
    <w:pPr>
      <w:tabs>
        <w:tab w:val="clear" w:pos="330"/>
        <w:tab w:val="right" w:leader="dot" w:pos="9781"/>
      </w:tabs>
      <w:spacing w:before="288" w:after="288" w:line="240" w:lineRule="auto"/>
      <w:ind w:leftChars="193" w:left="425"/>
      <w:jc w:val="left"/>
    </w:pPr>
    <w:rPr>
      <w:rFonts w:ascii="맑은 고딕" w:eastAsia="맑은 고딕" w:hAnsi="맑은 고딕" w:cs="Arial"/>
      <w:bCs/>
      <w:noProof/>
      <w:color w:val="000000"/>
      <w:szCs w:val="24"/>
    </w:rPr>
  </w:style>
  <w:style w:type="paragraph" w:customStyle="1" w:styleId="0002">
    <w:name w:val="제목0.0.0"/>
    <w:basedOn w:val="a2"/>
    <w:next w:val="a2"/>
    <w:pPr>
      <w:ind w:left="964"/>
    </w:pPr>
    <w:rPr>
      <w:rFonts w:ascii="Arial" w:eastAsia="굴림체" w:hAnsi="Arial"/>
    </w:rPr>
  </w:style>
  <w:style w:type="paragraph" w:styleId="ab">
    <w:name w:val="Document Map"/>
    <w:basedOn w:val="a2"/>
    <w:semiHidden/>
    <w:pPr>
      <w:shd w:val="clear" w:color="auto" w:fill="000080"/>
    </w:pPr>
    <w:rPr>
      <w:rFonts w:ascii="Arial" w:eastAsia="돋움체" w:hAnsi="Arial"/>
    </w:rPr>
  </w:style>
  <w:style w:type="paragraph" w:styleId="30">
    <w:name w:val="toc 3"/>
    <w:basedOn w:val="a2"/>
    <w:next w:val="a2"/>
    <w:autoRedefine/>
    <w:uiPriority w:val="39"/>
    <w:rsid w:val="00CD76D6"/>
    <w:pPr>
      <w:tabs>
        <w:tab w:val="left" w:pos="1843"/>
        <w:tab w:val="right" w:leader="dot" w:pos="9781"/>
      </w:tabs>
      <w:ind w:leftChars="515" w:left="1133"/>
      <w:jc w:val="left"/>
    </w:pPr>
    <w:rPr>
      <w:rFonts w:ascii="맑은 고딕" w:eastAsia="맑은 고딕" w:hAnsi="맑은 고딕" w:cs="Arial"/>
      <w:bCs/>
      <w:noProof/>
      <w:sz w:val="20"/>
    </w:rPr>
  </w:style>
  <w:style w:type="paragraph" w:customStyle="1" w:styleId="0003">
    <w:name w:val="본문0.0.(0)가"/>
    <w:basedOn w:val="a2"/>
    <w:next w:val="a2"/>
    <w:pPr>
      <w:ind w:left="1418"/>
    </w:pPr>
    <w:rPr>
      <w:rFonts w:ascii="Arial" w:eastAsia="굴림체" w:hAnsi="Arial"/>
    </w:rPr>
  </w:style>
  <w:style w:type="paragraph" w:styleId="40">
    <w:name w:val="toc 4"/>
    <w:basedOn w:val="a2"/>
    <w:next w:val="a2"/>
    <w:autoRedefine/>
    <w:semiHidden/>
    <w:pPr>
      <w:ind w:left="1275"/>
    </w:pPr>
  </w:style>
  <w:style w:type="paragraph" w:styleId="50">
    <w:name w:val="toc 5"/>
    <w:basedOn w:val="a2"/>
    <w:next w:val="a2"/>
    <w:autoRedefine/>
    <w:semiHidden/>
    <w:pPr>
      <w:ind w:left="1700"/>
    </w:pPr>
  </w:style>
  <w:style w:type="paragraph" w:styleId="60">
    <w:name w:val="toc 6"/>
    <w:basedOn w:val="a2"/>
    <w:next w:val="a2"/>
    <w:autoRedefine/>
    <w:semiHidden/>
    <w:pPr>
      <w:ind w:left="2125"/>
    </w:pPr>
  </w:style>
  <w:style w:type="paragraph" w:styleId="70">
    <w:name w:val="toc 7"/>
    <w:basedOn w:val="a2"/>
    <w:next w:val="a2"/>
    <w:autoRedefine/>
    <w:semiHidden/>
    <w:pPr>
      <w:ind w:left="2550"/>
    </w:pPr>
  </w:style>
  <w:style w:type="paragraph" w:styleId="80">
    <w:name w:val="toc 8"/>
    <w:basedOn w:val="a2"/>
    <w:next w:val="a2"/>
    <w:autoRedefine/>
    <w:semiHidden/>
    <w:pPr>
      <w:ind w:left="2975"/>
    </w:pPr>
  </w:style>
  <w:style w:type="paragraph" w:styleId="90">
    <w:name w:val="toc 9"/>
    <w:basedOn w:val="a2"/>
    <w:next w:val="a2"/>
    <w:autoRedefine/>
    <w:semiHidden/>
    <w:pPr>
      <w:ind w:left="3400"/>
    </w:pPr>
  </w:style>
  <w:style w:type="paragraph" w:styleId="ac">
    <w:name w:val="footer"/>
    <w:basedOn w:val="a2"/>
    <w:pPr>
      <w:tabs>
        <w:tab w:val="center" w:pos="4252"/>
        <w:tab w:val="right" w:pos="8504"/>
      </w:tabs>
      <w:snapToGrid w:val="0"/>
    </w:pPr>
  </w:style>
  <w:style w:type="paragraph" w:customStyle="1" w:styleId="002">
    <w:name w:val="본문0.(0)"/>
    <w:basedOn w:val="a2"/>
    <w:pPr>
      <w:ind w:left="828" w:hanging="374"/>
    </w:pPr>
    <w:rPr>
      <w:rFonts w:ascii="Arial" w:eastAsia="굴림체" w:hAnsi="Arial"/>
    </w:rPr>
  </w:style>
  <w:style w:type="paragraph" w:customStyle="1" w:styleId="ad">
    <w:name w:val="부칙"/>
    <w:basedOn w:val="a2"/>
    <w:pPr>
      <w:ind w:left="454"/>
    </w:pPr>
    <w:rPr>
      <w:rFonts w:ascii="Arial" w:eastAsia="굴림체" w:hAnsi="Arial"/>
      <w:b/>
      <w:sz w:val="24"/>
    </w:rPr>
  </w:style>
  <w:style w:type="paragraph" w:customStyle="1" w:styleId="01">
    <w:name w:val="부칙0."/>
    <w:basedOn w:val="a2"/>
    <w:pPr>
      <w:ind w:left="454"/>
    </w:pPr>
    <w:rPr>
      <w:rFonts w:ascii="Arial" w:eastAsia="굴림체" w:hAnsi="Arial"/>
    </w:rPr>
  </w:style>
  <w:style w:type="paragraph" w:customStyle="1" w:styleId="ae">
    <w:name w:val="부표"/>
    <w:basedOn w:val="a2"/>
    <w:pPr>
      <w:ind w:left="454"/>
    </w:pPr>
    <w:rPr>
      <w:rFonts w:ascii="Arial" w:eastAsia="굴림체" w:hAnsi="Arial"/>
    </w:rPr>
  </w:style>
  <w:style w:type="paragraph" w:styleId="23">
    <w:name w:val="Body Text 2"/>
    <w:basedOn w:val="a2"/>
    <w:pPr>
      <w:jc w:val="center"/>
    </w:pPr>
    <w:rPr>
      <w:rFonts w:eastAsia="굴림체"/>
      <w:b/>
      <w:bCs/>
      <w:sz w:val="28"/>
    </w:rPr>
  </w:style>
  <w:style w:type="paragraph" w:customStyle="1" w:styleId="14">
    <w:name w:val="개요 1"/>
    <w:pPr>
      <w:widowControl w:val="0"/>
      <w:autoSpaceDE w:val="0"/>
      <w:autoSpaceDN w:val="0"/>
      <w:adjustRightInd w:val="0"/>
      <w:ind w:left="148" w:hanging="148"/>
      <w:jc w:val="both"/>
    </w:pPr>
    <w:rPr>
      <w:rFonts w:ascii="신명조" w:eastAsia="신명조"/>
    </w:rPr>
  </w:style>
  <w:style w:type="paragraph" w:customStyle="1" w:styleId="24">
    <w:name w:val="개요 2"/>
    <w:pPr>
      <w:widowControl w:val="0"/>
      <w:autoSpaceDE w:val="0"/>
      <w:autoSpaceDN w:val="0"/>
      <w:adjustRightInd w:val="0"/>
      <w:ind w:left="348" w:hanging="148"/>
      <w:jc w:val="both"/>
    </w:pPr>
    <w:rPr>
      <w:rFonts w:ascii="신명조" w:eastAsia="신명조"/>
    </w:rPr>
  </w:style>
  <w:style w:type="paragraph" w:customStyle="1" w:styleId="31">
    <w:name w:val="개요 3"/>
    <w:pPr>
      <w:widowControl w:val="0"/>
      <w:autoSpaceDE w:val="0"/>
      <w:autoSpaceDN w:val="0"/>
      <w:adjustRightInd w:val="0"/>
      <w:ind w:left="548" w:hanging="148"/>
      <w:jc w:val="both"/>
    </w:pPr>
    <w:rPr>
      <w:rFonts w:ascii="신명조" w:eastAsia="신명조"/>
    </w:rPr>
  </w:style>
  <w:style w:type="paragraph" w:customStyle="1" w:styleId="41">
    <w:name w:val="개요 4"/>
    <w:pPr>
      <w:widowControl w:val="0"/>
      <w:autoSpaceDE w:val="0"/>
      <w:autoSpaceDN w:val="0"/>
      <w:adjustRightInd w:val="0"/>
      <w:ind w:left="748" w:hanging="148"/>
      <w:jc w:val="both"/>
    </w:pPr>
    <w:rPr>
      <w:rFonts w:ascii="신명조" w:eastAsia="신명조"/>
    </w:rPr>
  </w:style>
  <w:style w:type="paragraph" w:customStyle="1" w:styleId="51">
    <w:name w:val="개요 5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customStyle="1" w:styleId="61">
    <w:name w:val="개요 6"/>
    <w:pPr>
      <w:widowControl w:val="0"/>
      <w:autoSpaceDE w:val="0"/>
      <w:autoSpaceDN w:val="0"/>
      <w:adjustRightInd w:val="0"/>
      <w:ind w:left="1148" w:hanging="148"/>
      <w:jc w:val="both"/>
    </w:pPr>
    <w:rPr>
      <w:rFonts w:ascii="신명조" w:eastAsia="신명조"/>
    </w:rPr>
  </w:style>
  <w:style w:type="paragraph" w:customStyle="1" w:styleId="71">
    <w:name w:val="개요 7"/>
    <w:pPr>
      <w:widowControl w:val="0"/>
      <w:autoSpaceDE w:val="0"/>
      <w:autoSpaceDN w:val="0"/>
      <w:adjustRightInd w:val="0"/>
      <w:ind w:left="1348" w:hanging="148"/>
      <w:jc w:val="both"/>
    </w:pPr>
    <w:rPr>
      <w:rFonts w:ascii="신명조" w:eastAsia="신명조"/>
    </w:rPr>
  </w:style>
  <w:style w:type="paragraph" w:customStyle="1" w:styleId="af">
    <w:name w:val="쪽 번호"/>
    <w:pPr>
      <w:widowControl w:val="0"/>
      <w:autoSpaceDE w:val="0"/>
      <w:autoSpaceDN w:val="0"/>
      <w:adjustRightInd w:val="0"/>
      <w:jc w:val="both"/>
    </w:pPr>
    <w:rPr>
      <w:rFonts w:ascii="신명조" w:eastAsia="신명조"/>
    </w:rPr>
  </w:style>
  <w:style w:type="paragraph" w:customStyle="1" w:styleId="af0">
    <w:name w:val="머리말"/>
    <w:pPr>
      <w:widowControl w:val="0"/>
      <w:autoSpaceDE w:val="0"/>
      <w:autoSpaceDN w:val="0"/>
      <w:adjustRightInd w:val="0"/>
      <w:ind w:right="200"/>
      <w:jc w:val="right"/>
    </w:pPr>
    <w:rPr>
      <w:rFonts w:ascii="신명조" w:eastAsia="신명조"/>
      <w:sz w:val="18"/>
      <w:szCs w:val="18"/>
    </w:rPr>
  </w:style>
  <w:style w:type="paragraph" w:customStyle="1" w:styleId="af1">
    <w:name w:val="각주"/>
    <w:pPr>
      <w:widowControl w:val="0"/>
      <w:autoSpaceDE w:val="0"/>
      <w:autoSpaceDN w:val="0"/>
      <w:adjustRightInd w:val="0"/>
      <w:ind w:left="264" w:hanging="264"/>
      <w:jc w:val="both"/>
    </w:pPr>
    <w:rPr>
      <w:rFonts w:ascii="신명조" w:eastAsia="신명조"/>
      <w:sz w:val="18"/>
      <w:szCs w:val="18"/>
    </w:rPr>
  </w:style>
  <w:style w:type="paragraph" w:customStyle="1" w:styleId="af2">
    <w:name w:val="그림캡션"/>
    <w:pPr>
      <w:widowControl w:val="0"/>
      <w:autoSpaceDE w:val="0"/>
      <w:autoSpaceDN w:val="0"/>
      <w:adjustRightInd w:val="0"/>
      <w:jc w:val="both"/>
    </w:pPr>
    <w:rPr>
      <w:rFonts w:ascii="신명조" w:eastAsia="신명조"/>
      <w:sz w:val="18"/>
      <w:szCs w:val="18"/>
    </w:rPr>
  </w:style>
  <w:style w:type="paragraph" w:customStyle="1" w:styleId="af3">
    <w:name w:val="표캡션"/>
    <w:pPr>
      <w:widowControl w:val="0"/>
      <w:autoSpaceDE w:val="0"/>
      <w:autoSpaceDN w:val="0"/>
      <w:adjustRightInd w:val="0"/>
      <w:jc w:val="both"/>
    </w:pPr>
    <w:rPr>
      <w:rFonts w:ascii="신명조" w:eastAsia="신명조"/>
      <w:sz w:val="18"/>
      <w:szCs w:val="18"/>
    </w:rPr>
  </w:style>
  <w:style w:type="paragraph" w:customStyle="1" w:styleId="af4">
    <w:name w:val="수식캡션"/>
    <w:pPr>
      <w:widowControl w:val="0"/>
      <w:autoSpaceDE w:val="0"/>
      <w:autoSpaceDN w:val="0"/>
      <w:adjustRightInd w:val="0"/>
      <w:jc w:val="both"/>
    </w:pPr>
    <w:rPr>
      <w:rFonts w:ascii="신명조" w:eastAsia="신명조"/>
      <w:sz w:val="18"/>
      <w:szCs w:val="18"/>
    </w:rPr>
  </w:style>
  <w:style w:type="paragraph" w:customStyle="1" w:styleId="af5">
    <w:name w:val="바탕글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425" w:lineRule="auto"/>
      <w:ind w:left="800"/>
      <w:jc w:val="both"/>
    </w:pPr>
    <w:rPr>
      <w:rFonts w:ascii="돋움체" w:eastAsia="돋움체"/>
      <w:color w:val="000000"/>
      <w:sz w:val="22"/>
      <w:szCs w:val="22"/>
    </w:rPr>
  </w:style>
  <w:style w:type="paragraph" w:customStyle="1" w:styleId="15">
    <w:name w:val="1) 본문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425" w:lineRule="auto"/>
      <w:ind w:left="1500"/>
      <w:jc w:val="both"/>
    </w:pPr>
    <w:rPr>
      <w:rFonts w:ascii="돋움체" w:eastAsia="돋움체"/>
      <w:color w:val="000000"/>
      <w:sz w:val="22"/>
      <w:szCs w:val="22"/>
    </w:rPr>
  </w:style>
  <w:style w:type="paragraph" w:styleId="af6">
    <w:name w:val="Normal (Web)"/>
    <w:basedOn w:val="a2"/>
    <w:uiPriority w:val="99"/>
    <w:pPr>
      <w:widowControl/>
      <w:wordWrap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  <w:szCs w:val="24"/>
    </w:rPr>
  </w:style>
  <w:style w:type="character" w:styleId="af7">
    <w:name w:val="Hyperlink"/>
    <w:basedOn w:val="a4"/>
    <w:uiPriority w:val="99"/>
    <w:rPr>
      <w:color w:val="0000FF"/>
      <w:u w:val="single"/>
    </w:rPr>
  </w:style>
  <w:style w:type="paragraph" w:customStyle="1" w:styleId="blankpage">
    <w:name w:val="blank page"/>
    <w:basedOn w:val="a2"/>
    <w:rsid w:val="00B34D4B"/>
    <w:pPr>
      <w:pageBreakBefore/>
      <w:wordWrap/>
      <w:overflowPunct w:val="0"/>
      <w:autoSpaceDE w:val="0"/>
      <w:autoSpaceDN w:val="0"/>
      <w:adjustRightInd w:val="0"/>
      <w:spacing w:before="5500" w:after="5500"/>
      <w:jc w:val="center"/>
      <w:textAlignment w:val="baseline"/>
    </w:pPr>
    <w:rPr>
      <w:rFonts w:eastAsia="굴림"/>
      <w:kern w:val="0"/>
      <w:sz w:val="20"/>
    </w:rPr>
  </w:style>
  <w:style w:type="paragraph" w:customStyle="1" w:styleId="af8">
    <w:name w:val="본문돋움"/>
    <w:basedOn w:val="aa"/>
    <w:rsid w:val="00265B48"/>
    <w:pPr>
      <w:autoSpaceDE w:val="0"/>
      <w:autoSpaceDN w:val="0"/>
      <w:spacing w:after="180" w:line="240" w:lineRule="auto"/>
    </w:pPr>
    <w:rPr>
      <w:rFonts w:ascii="Arial" w:eastAsia="돋움" w:hAnsi="Arial"/>
      <w:b w:val="0"/>
      <w:bCs w:val="0"/>
      <w:sz w:val="20"/>
      <w:szCs w:val="24"/>
    </w:rPr>
  </w:style>
  <w:style w:type="paragraph" w:customStyle="1" w:styleId="12">
    <w:name w:val="번호 (1)"/>
    <w:basedOn w:val="a3"/>
    <w:rsid w:val="00265B48"/>
    <w:pPr>
      <w:widowControl/>
      <w:numPr>
        <w:numId w:val="1"/>
      </w:numPr>
      <w:wordWrap/>
      <w:adjustRightInd w:val="0"/>
      <w:spacing w:line="360" w:lineRule="atLeast"/>
      <w:textAlignment w:val="baseline"/>
    </w:pPr>
    <w:rPr>
      <w:rFonts w:ascii="바탕체"/>
      <w:kern w:val="0"/>
      <w:sz w:val="24"/>
    </w:rPr>
  </w:style>
  <w:style w:type="paragraph" w:customStyle="1" w:styleId="25">
    <w:name w:val="스타일 왼쪽 2 글자"/>
    <w:basedOn w:val="a2"/>
    <w:autoRedefine/>
    <w:rsid w:val="00265B48"/>
    <w:pPr>
      <w:autoSpaceDE w:val="0"/>
      <w:autoSpaceDN w:val="0"/>
      <w:ind w:leftChars="200" w:left="400"/>
    </w:pPr>
    <w:rPr>
      <w:rFonts w:ascii="바탕" w:eastAsia="바탕" w:cs="바탕"/>
      <w:sz w:val="20"/>
      <w:szCs w:val="24"/>
    </w:rPr>
  </w:style>
  <w:style w:type="paragraph" w:customStyle="1" w:styleId="81">
    <w:name w:val="표준8"/>
    <w:basedOn w:val="a2"/>
    <w:rsid w:val="00036AE9"/>
    <w:pPr>
      <w:adjustRightInd w:val="0"/>
      <w:spacing w:line="240" w:lineRule="atLeast"/>
      <w:ind w:left="1440"/>
      <w:textAlignment w:val="baseline"/>
    </w:pPr>
    <w:rPr>
      <w:kern w:val="0"/>
      <w:sz w:val="24"/>
    </w:rPr>
  </w:style>
  <w:style w:type="paragraph" w:customStyle="1" w:styleId="16">
    <w:name w:val="표준1"/>
    <w:basedOn w:val="a2"/>
    <w:rsid w:val="00036AE9"/>
    <w:pPr>
      <w:adjustRightInd w:val="0"/>
      <w:spacing w:line="240" w:lineRule="atLeast"/>
      <w:ind w:left="720"/>
      <w:textAlignment w:val="baseline"/>
    </w:pPr>
    <w:rPr>
      <w:kern w:val="0"/>
      <w:sz w:val="24"/>
    </w:rPr>
  </w:style>
  <w:style w:type="paragraph" w:customStyle="1" w:styleId="paragraph1">
    <w:name w:val="paragraph 1"/>
    <w:rsid w:val="00036AE9"/>
    <w:pPr>
      <w:keepLines/>
      <w:widowControl w:val="0"/>
      <w:adjustRightInd w:val="0"/>
      <w:spacing w:after="240" w:line="360" w:lineRule="atLeast"/>
      <w:jc w:val="both"/>
      <w:textAlignment w:val="baseline"/>
    </w:pPr>
  </w:style>
  <w:style w:type="paragraph" w:customStyle="1" w:styleId="42">
    <w:name w:val="본문4"/>
    <w:basedOn w:val="a2"/>
    <w:rsid w:val="00036AE9"/>
    <w:pPr>
      <w:adjustRightInd w:val="0"/>
      <w:spacing w:line="320" w:lineRule="atLeast"/>
      <w:ind w:left="1559" w:right="522"/>
      <w:textAlignment w:val="baseline"/>
    </w:pPr>
    <w:rPr>
      <w:rFonts w:ascii="한양신명조" w:eastAsia="한양신명조"/>
      <w:kern w:val="0"/>
    </w:rPr>
  </w:style>
  <w:style w:type="paragraph" w:customStyle="1" w:styleId="10pt2">
    <w:name w:val="굴림 10 pt + 왼쪽:  2 글자"/>
    <w:basedOn w:val="a2"/>
    <w:autoRedefine/>
    <w:rsid w:val="00036AE9"/>
    <w:pPr>
      <w:adjustRightInd w:val="0"/>
      <w:ind w:leftChars="200" w:left="480"/>
      <w:textAlignment w:val="baseline"/>
    </w:pPr>
    <w:rPr>
      <w:rFonts w:ascii="굴림" w:eastAsia="굴림" w:hAnsi="굴림" w:cs="바탕"/>
      <w:kern w:val="0"/>
      <w:sz w:val="20"/>
    </w:rPr>
  </w:style>
  <w:style w:type="paragraph" w:customStyle="1" w:styleId="17">
    <w:name w:val="스타일 제목 1 + 굴림"/>
    <w:basedOn w:val="10"/>
    <w:autoRedefine/>
    <w:rsid w:val="00036AE9"/>
    <w:pPr>
      <w:pageBreakBefore/>
      <w:tabs>
        <w:tab w:val="left" w:pos="720"/>
      </w:tabs>
      <w:adjustRightInd w:val="0"/>
      <w:spacing w:after="240" w:line="240" w:lineRule="atLeast"/>
      <w:textAlignment w:val="baseline"/>
    </w:pPr>
    <w:rPr>
      <w:rFonts w:ascii="굴림" w:eastAsia="굴림" w:hAnsi="굴림"/>
      <w:b w:val="0"/>
      <w:bCs/>
      <w:caps/>
      <w:kern w:val="0"/>
      <w:szCs w:val="28"/>
    </w:rPr>
  </w:style>
  <w:style w:type="paragraph" w:styleId="a">
    <w:name w:val="List Bullet"/>
    <w:basedOn w:val="a2"/>
    <w:autoRedefine/>
    <w:rsid w:val="00234795"/>
    <w:pPr>
      <w:numPr>
        <w:numId w:val="2"/>
      </w:numPr>
      <w:autoSpaceDE w:val="0"/>
      <w:autoSpaceDN w:val="0"/>
      <w:ind w:rightChars="100" w:right="200"/>
    </w:pPr>
    <w:rPr>
      <w:rFonts w:ascii="굴림" w:eastAsia="굴림" w:hAnsi="굴림"/>
      <w:sz w:val="20"/>
    </w:rPr>
  </w:style>
  <w:style w:type="paragraph" w:styleId="a0">
    <w:name w:val="List Number"/>
    <w:basedOn w:val="af9"/>
    <w:rsid w:val="00234795"/>
    <w:pPr>
      <w:numPr>
        <w:numId w:val="3"/>
      </w:numPr>
      <w:autoSpaceDE w:val="0"/>
      <w:autoSpaceDN w:val="0"/>
      <w:spacing w:before="120" w:after="120"/>
      <w:ind w:leftChars="0" w:left="0" w:firstLineChars="0" w:firstLine="0"/>
    </w:pPr>
    <w:rPr>
      <w:rFonts w:ascii="굴림" w:eastAsia="굴림" w:hAnsi="굴림"/>
      <w:sz w:val="20"/>
    </w:rPr>
  </w:style>
  <w:style w:type="paragraph" w:styleId="af9">
    <w:name w:val="List"/>
    <w:basedOn w:val="a2"/>
    <w:rsid w:val="00234795"/>
    <w:pPr>
      <w:ind w:leftChars="200" w:left="100" w:hangingChars="200" w:hanging="200"/>
    </w:pPr>
  </w:style>
  <w:style w:type="paragraph" w:customStyle="1" w:styleId="210">
    <w:name w:val="스타일 왼쪽 2 글자1"/>
    <w:basedOn w:val="a2"/>
    <w:autoRedefine/>
    <w:rsid w:val="000B3332"/>
    <w:pPr>
      <w:autoSpaceDE w:val="0"/>
      <w:autoSpaceDN w:val="0"/>
      <w:ind w:leftChars="200" w:left="400"/>
    </w:pPr>
    <w:rPr>
      <w:rFonts w:ascii="굴림" w:eastAsia="굴림" w:hAnsi="굴림" w:cs="바탕"/>
      <w:sz w:val="20"/>
    </w:rPr>
  </w:style>
  <w:style w:type="character" w:customStyle="1" w:styleId="CharChar2">
    <w:name w:val="Char Char2"/>
    <w:basedOn w:val="a4"/>
    <w:rsid w:val="006645EC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paragraph" w:customStyle="1" w:styleId="afa">
    <w:name w:val="표준돋움"/>
    <w:basedOn w:val="a2"/>
    <w:next w:val="a2"/>
    <w:rsid w:val="006645EC"/>
    <w:pPr>
      <w:adjustRightInd w:val="0"/>
      <w:spacing w:line="360" w:lineRule="atLeast"/>
      <w:textAlignment w:val="baseline"/>
    </w:pPr>
    <w:rPr>
      <w:rFonts w:ascii="Arial" w:eastAsia="굴림" w:hAnsi="Arial"/>
      <w:spacing w:val="-6"/>
      <w:w w:val="95"/>
      <w:kern w:val="0"/>
    </w:rPr>
  </w:style>
  <w:style w:type="paragraph" w:styleId="afb">
    <w:name w:val="Title"/>
    <w:basedOn w:val="a2"/>
    <w:qFormat/>
    <w:rsid w:val="006645EC"/>
    <w:pPr>
      <w:autoSpaceDE w:val="0"/>
      <w:autoSpaceDN w:val="0"/>
      <w:spacing w:before="240" w:after="120"/>
      <w:jc w:val="center"/>
      <w:outlineLvl w:val="0"/>
    </w:pPr>
    <w:rPr>
      <w:rFonts w:ascii="Arial" w:eastAsia="돋움" w:hAnsi="Arial" w:cs="Arial"/>
      <w:b/>
      <w:bCs/>
      <w:sz w:val="32"/>
      <w:szCs w:val="32"/>
    </w:rPr>
  </w:style>
  <w:style w:type="character" w:customStyle="1" w:styleId="CharChar1">
    <w:name w:val="Char Char1"/>
    <w:basedOn w:val="a4"/>
    <w:rsid w:val="006645EC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customStyle="1" w:styleId="afc">
    <w:name w:val="표준스타일(글머리없음)"/>
    <w:basedOn w:val="a2"/>
    <w:autoRedefine/>
    <w:rsid w:val="006645EC"/>
    <w:pPr>
      <w:autoSpaceDE w:val="0"/>
      <w:autoSpaceDN w:val="0"/>
      <w:ind w:leftChars="250" w:left="500" w:rightChars="100" w:right="200"/>
    </w:pPr>
    <w:rPr>
      <w:rFonts w:ascii="굴림" w:eastAsia="굴림" w:hAnsi="굴림"/>
      <w:sz w:val="20"/>
    </w:rPr>
  </w:style>
  <w:style w:type="paragraph" w:customStyle="1" w:styleId="afd">
    <w:name w:val="번호글머리"/>
    <w:basedOn w:val="a"/>
    <w:autoRedefine/>
    <w:rsid w:val="006645EC"/>
    <w:pPr>
      <w:numPr>
        <w:numId w:val="0"/>
      </w:numPr>
      <w:tabs>
        <w:tab w:val="num" w:pos="1062"/>
      </w:tabs>
      <w:ind w:leftChars="1000" w:left="2400" w:hangingChars="200" w:hanging="1300"/>
    </w:pPr>
    <w:rPr>
      <w:color w:val="FF0000"/>
    </w:rPr>
  </w:style>
  <w:style w:type="character" w:customStyle="1" w:styleId="CharChar">
    <w:name w:val="Char Char"/>
    <w:basedOn w:val="a4"/>
    <w:rsid w:val="006645EC"/>
    <w:rPr>
      <w:rFonts w:ascii="굴림" w:eastAsia="굴림" w:hAnsi="굴림"/>
      <w:kern w:val="2"/>
      <w:lang w:val="en-US" w:eastAsia="ko-KR" w:bidi="ar-SA"/>
    </w:rPr>
  </w:style>
  <w:style w:type="paragraph" w:customStyle="1" w:styleId="TableText">
    <w:name w:val="Table Text"/>
    <w:basedOn w:val="a2"/>
    <w:rsid w:val="006645EC"/>
    <w:pPr>
      <w:widowControl/>
      <w:wordWrap/>
      <w:overflowPunct w:val="0"/>
      <w:autoSpaceDE w:val="0"/>
      <w:autoSpaceDN w:val="0"/>
      <w:adjustRightInd w:val="0"/>
      <w:spacing w:after="60"/>
      <w:jc w:val="left"/>
      <w:textAlignment w:val="baseline"/>
    </w:pPr>
    <w:rPr>
      <w:rFonts w:ascii="Book Antiqua" w:eastAsia="굴림" w:hAnsi="Book Antiqua"/>
      <w:kern w:val="0"/>
      <w:sz w:val="20"/>
    </w:rPr>
  </w:style>
  <w:style w:type="paragraph" w:customStyle="1" w:styleId="-">
    <w:name w:val="표-제목"/>
    <w:basedOn w:val="a2"/>
    <w:rsid w:val="006645EC"/>
    <w:pPr>
      <w:adjustRightInd w:val="0"/>
      <w:spacing w:line="360" w:lineRule="atLeast"/>
      <w:jc w:val="center"/>
      <w:textAlignment w:val="baseline"/>
    </w:pPr>
    <w:rPr>
      <w:rFonts w:ascii="굴림체" w:eastAsia="굴림체"/>
      <w:kern w:val="0"/>
      <w:sz w:val="24"/>
    </w:rPr>
  </w:style>
  <w:style w:type="paragraph" w:styleId="afe">
    <w:name w:val="index heading"/>
    <w:basedOn w:val="a2"/>
    <w:next w:val="18"/>
    <w:semiHidden/>
    <w:rsid w:val="006645EC"/>
    <w:pPr>
      <w:adjustRightInd w:val="0"/>
      <w:spacing w:line="280" w:lineRule="atLeast"/>
      <w:textAlignment w:val="baseline"/>
    </w:pPr>
    <w:rPr>
      <w:rFonts w:ascii="바탕체"/>
      <w:kern w:val="0"/>
    </w:rPr>
  </w:style>
  <w:style w:type="paragraph" w:styleId="18">
    <w:name w:val="index 1"/>
    <w:basedOn w:val="a2"/>
    <w:next w:val="a2"/>
    <w:autoRedefine/>
    <w:semiHidden/>
    <w:rsid w:val="006645EC"/>
    <w:pPr>
      <w:autoSpaceDE w:val="0"/>
      <w:autoSpaceDN w:val="0"/>
      <w:ind w:leftChars="200" w:left="200" w:hangingChars="200" w:hanging="2000"/>
    </w:pPr>
    <w:rPr>
      <w:rFonts w:ascii="굴림" w:eastAsia="굴림" w:hAnsi="굴림"/>
      <w:sz w:val="20"/>
    </w:rPr>
  </w:style>
  <w:style w:type="table" w:customStyle="1" w:styleId="aff">
    <w:name w:val="표 스타일"/>
    <w:basedOn w:val="a5"/>
    <w:rsid w:val="006645EC"/>
    <w:pPr>
      <w:spacing w:before="48" w:after="48"/>
      <w:jc w:val="both"/>
    </w:pPr>
    <w:rPr>
      <w:rFonts w:eastAsia="굴림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rPr>
        <w:rFonts w:eastAsia="굴림"/>
        <w:b/>
        <w:sz w:val="20"/>
      </w:rPr>
      <w:tblPr/>
      <w:tcPr>
        <w:shd w:val="clear" w:color="auto" w:fill="E6E6E6"/>
        <w:vAlign w:val="center"/>
      </w:tcPr>
    </w:tblStylePr>
  </w:style>
  <w:style w:type="character" w:styleId="aff0">
    <w:name w:val="FollowedHyperlink"/>
    <w:basedOn w:val="a4"/>
    <w:rsid w:val="006645EC"/>
    <w:rPr>
      <w:color w:val="800080"/>
      <w:u w:val="single"/>
    </w:rPr>
  </w:style>
  <w:style w:type="paragraph" w:styleId="aff1">
    <w:name w:val="Balloon Text"/>
    <w:basedOn w:val="a2"/>
    <w:link w:val="Char"/>
    <w:rsid w:val="001164EF"/>
    <w:rPr>
      <w:rFonts w:ascii="Arial" w:eastAsia="돋움" w:hAnsi="Arial"/>
      <w:sz w:val="18"/>
      <w:szCs w:val="18"/>
    </w:rPr>
  </w:style>
  <w:style w:type="table" w:styleId="aff2">
    <w:name w:val="Table Grid"/>
    <w:basedOn w:val="a5"/>
    <w:rsid w:val="001164EF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3">
    <w:name w:val="List Paragraph"/>
    <w:basedOn w:val="a2"/>
    <w:uiPriority w:val="34"/>
    <w:qFormat/>
    <w:rsid w:val="007C23A0"/>
    <w:pPr>
      <w:ind w:leftChars="400" w:left="800"/>
    </w:pPr>
  </w:style>
  <w:style w:type="paragraph" w:customStyle="1" w:styleId="19">
    <w:name w:val="1.프로젝트 명"/>
    <w:basedOn w:val="a2"/>
    <w:rsid w:val="00871E07"/>
    <w:pPr>
      <w:autoSpaceDE w:val="0"/>
      <w:autoSpaceDN w:val="0"/>
      <w:jc w:val="right"/>
    </w:pPr>
    <w:rPr>
      <w:rFonts w:ascii="굴림체" w:eastAsia="굴림체" w:cs="바탕"/>
      <w:b/>
      <w:bCs/>
      <w:color w:val="FF0000"/>
      <w:sz w:val="40"/>
      <w:szCs w:val="40"/>
    </w:rPr>
  </w:style>
  <w:style w:type="paragraph" w:customStyle="1" w:styleId="26">
    <w:name w:val="2.문서 제목"/>
    <w:basedOn w:val="a2"/>
    <w:rsid w:val="00871E07"/>
    <w:pPr>
      <w:pBdr>
        <w:bottom w:val="single" w:sz="24" w:space="1" w:color="auto"/>
      </w:pBdr>
      <w:autoSpaceDE w:val="0"/>
      <w:autoSpaceDN w:val="0"/>
      <w:jc w:val="right"/>
    </w:pPr>
    <w:rPr>
      <w:rFonts w:ascii="굴림체" w:eastAsia="굴림체" w:hAnsi="바탕체" w:cs="바탕"/>
      <w:b/>
      <w:bCs/>
      <w:sz w:val="40"/>
      <w:szCs w:val="40"/>
    </w:rPr>
  </w:style>
  <w:style w:type="paragraph" w:customStyle="1" w:styleId="32">
    <w:name w:val="3.문서번호/버전/일자"/>
    <w:basedOn w:val="a2"/>
    <w:rsid w:val="00871E07"/>
    <w:pPr>
      <w:autoSpaceDE w:val="0"/>
      <w:autoSpaceDN w:val="0"/>
      <w:jc w:val="right"/>
    </w:pPr>
    <w:rPr>
      <w:rFonts w:ascii="굴림체" w:eastAsia="굴림체" w:cs="바탕"/>
      <w:b/>
      <w:bCs/>
      <w:sz w:val="28"/>
      <w:szCs w:val="28"/>
    </w:rPr>
  </w:style>
  <w:style w:type="paragraph" w:customStyle="1" w:styleId="aff4">
    <w:name w:val="고객사명"/>
    <w:basedOn w:val="19"/>
    <w:rsid w:val="00871E07"/>
  </w:style>
  <w:style w:type="numbering" w:customStyle="1" w:styleId="1">
    <w:name w:val="본문 글머리 1"/>
    <w:rsid w:val="005E643A"/>
    <w:pPr>
      <w:numPr>
        <w:numId w:val="5"/>
      </w:numPr>
    </w:pPr>
  </w:style>
  <w:style w:type="paragraph" w:customStyle="1" w:styleId="aff5">
    <w:name w:val="표.머리"/>
    <w:basedOn w:val="a2"/>
    <w:link w:val="Char0"/>
    <w:rsid w:val="009A71E9"/>
    <w:pPr>
      <w:autoSpaceDE w:val="0"/>
      <w:autoSpaceDN w:val="0"/>
      <w:spacing w:line="240" w:lineRule="atLeast"/>
      <w:jc w:val="center"/>
    </w:pPr>
    <w:rPr>
      <w:rFonts w:ascii="바탕체" w:eastAsia="굴림체" w:hAnsi="바탕체" w:cs="바탕"/>
      <w:b/>
      <w:bCs/>
      <w:sz w:val="20"/>
    </w:rPr>
  </w:style>
  <w:style w:type="paragraph" w:customStyle="1" w:styleId="a1">
    <w:name w:val="항목원"/>
    <w:basedOn w:val="a2"/>
    <w:rsid w:val="00952468"/>
    <w:pPr>
      <w:numPr>
        <w:numId w:val="7"/>
      </w:numPr>
      <w:tabs>
        <w:tab w:val="left" w:pos="425"/>
      </w:tabs>
      <w:adjustRightInd w:val="0"/>
      <w:spacing w:after="100" w:line="360" w:lineRule="atLeast"/>
      <w:textAlignment w:val="baseline"/>
    </w:pPr>
    <w:rPr>
      <w:rFonts w:eastAsia="바탕"/>
      <w:spacing w:val="-6"/>
      <w:w w:val="95"/>
      <w:kern w:val="0"/>
    </w:rPr>
  </w:style>
  <w:style w:type="character" w:customStyle="1" w:styleId="Char0">
    <w:name w:val="표.머리 Char"/>
    <w:basedOn w:val="a4"/>
    <w:link w:val="aff5"/>
    <w:rsid w:val="00952468"/>
    <w:rPr>
      <w:rFonts w:ascii="바탕체" w:eastAsia="굴림체" w:hAnsi="바탕체" w:cs="바탕"/>
      <w:b/>
      <w:bCs/>
      <w:kern w:val="2"/>
    </w:rPr>
  </w:style>
  <w:style w:type="paragraph" w:customStyle="1" w:styleId="P">
    <w:name w:val="P본문"/>
    <w:rsid w:val="004974D7"/>
    <w:pPr>
      <w:widowControl w:val="0"/>
      <w:wordWrap w:val="0"/>
      <w:adjustRightInd w:val="0"/>
      <w:spacing w:line="360" w:lineRule="atLeast"/>
      <w:ind w:firstLine="397"/>
      <w:jc w:val="both"/>
      <w:textAlignment w:val="baseline"/>
    </w:pPr>
    <w:rPr>
      <w:rFonts w:ascii="바탕체"/>
      <w:noProof/>
      <w:sz w:val="24"/>
    </w:rPr>
  </w:style>
  <w:style w:type="paragraph" w:customStyle="1" w:styleId="Body">
    <w:name w:val="Body"/>
    <w:basedOn w:val="List1TextBody"/>
    <w:rsid w:val="004974D7"/>
    <w:pPr>
      <w:widowControl/>
      <w:spacing w:before="120" w:line="312" w:lineRule="auto"/>
    </w:pPr>
    <w:rPr>
      <w:rFonts w:eastAsia="굴림"/>
    </w:rPr>
  </w:style>
  <w:style w:type="paragraph" w:customStyle="1" w:styleId="List1TextBody">
    <w:name w:val="List1TextBody"/>
    <w:basedOn w:val="List1-Body"/>
    <w:rsid w:val="004974D7"/>
    <w:pPr>
      <w:spacing w:before="240" w:line="288" w:lineRule="auto"/>
      <w:ind w:left="567"/>
    </w:pPr>
  </w:style>
  <w:style w:type="paragraph" w:customStyle="1" w:styleId="List1-Body">
    <w:name w:val="List1-Body"/>
    <w:basedOn w:val="a2"/>
    <w:rsid w:val="004974D7"/>
    <w:pPr>
      <w:adjustRightInd w:val="0"/>
      <w:spacing w:before="80" w:line="360" w:lineRule="auto"/>
      <w:ind w:left="924"/>
      <w:textAlignment w:val="baseline"/>
    </w:pPr>
    <w:rPr>
      <w:rFonts w:ascii="CG Omega" w:eastAsia="바탕" w:hAnsi="CG Omega"/>
      <w:b/>
      <w:bCs/>
      <w:kern w:val="0"/>
    </w:rPr>
  </w:style>
  <w:style w:type="character" w:styleId="aff6">
    <w:name w:val="line number"/>
    <w:basedOn w:val="a4"/>
    <w:rsid w:val="004974D7"/>
  </w:style>
  <w:style w:type="paragraph" w:customStyle="1" w:styleId="List1">
    <w:name w:val="List1"/>
    <w:basedOn w:val="a2"/>
    <w:next w:val="List1-Body"/>
    <w:rsid w:val="004974D7"/>
    <w:pPr>
      <w:adjustRightInd w:val="0"/>
      <w:spacing w:before="80"/>
      <w:ind w:left="397" w:hanging="397"/>
      <w:textAlignment w:val="baseline"/>
    </w:pPr>
    <w:rPr>
      <w:rFonts w:ascii="Britannic Bold" w:eastAsia="한양옛체" w:hAnsi="Britannic Bold"/>
      <w:b/>
      <w:bCs/>
      <w:kern w:val="0"/>
    </w:rPr>
  </w:style>
  <w:style w:type="paragraph" w:customStyle="1" w:styleId="List2">
    <w:name w:val="List2"/>
    <w:basedOn w:val="List1"/>
    <w:next w:val="List2-Body"/>
    <w:rsid w:val="004974D7"/>
    <w:pPr>
      <w:numPr>
        <w:numId w:val="10"/>
      </w:numPr>
      <w:spacing w:before="120" w:line="360" w:lineRule="auto"/>
      <w:ind w:left="1304"/>
    </w:pPr>
    <w:rPr>
      <w:rFonts w:ascii="CG Omega" w:eastAsia="굴림" w:hAnsi="CG Omega"/>
    </w:rPr>
  </w:style>
  <w:style w:type="paragraph" w:customStyle="1" w:styleId="List2-Body">
    <w:name w:val="List2-Body"/>
    <w:basedOn w:val="a2"/>
    <w:rsid w:val="004974D7"/>
    <w:pPr>
      <w:adjustRightInd w:val="0"/>
      <w:spacing w:before="120" w:line="312" w:lineRule="auto"/>
      <w:ind w:left="782" w:hanging="425"/>
      <w:textAlignment w:val="baseline"/>
    </w:pPr>
    <w:rPr>
      <w:rFonts w:ascii="CG Omega" w:eastAsia="굴림" w:hAnsi="CG Omega"/>
      <w:b/>
      <w:bCs/>
      <w:kern w:val="0"/>
      <w:sz w:val="24"/>
    </w:rPr>
  </w:style>
  <w:style w:type="paragraph" w:customStyle="1" w:styleId="List3">
    <w:name w:val="List3"/>
    <w:basedOn w:val="List2"/>
    <w:rsid w:val="004974D7"/>
    <w:pPr>
      <w:numPr>
        <w:numId w:val="0"/>
      </w:numPr>
      <w:ind w:left="1531" w:hanging="397"/>
    </w:pPr>
  </w:style>
  <w:style w:type="paragraph" w:customStyle="1" w:styleId="List3Bold">
    <w:name w:val="List3Bold"/>
    <w:basedOn w:val="List3"/>
    <w:rsid w:val="004974D7"/>
    <w:pPr>
      <w:ind w:left="1219" w:hanging="425"/>
    </w:pPr>
    <w:rPr>
      <w:b w:val="0"/>
    </w:rPr>
  </w:style>
  <w:style w:type="paragraph" w:customStyle="1" w:styleId="L1">
    <w:name w:val="L1"/>
    <w:basedOn w:val="a3"/>
    <w:next w:val="L1body"/>
    <w:rsid w:val="004974D7"/>
    <w:pPr>
      <w:tabs>
        <w:tab w:val="num" w:pos="927"/>
      </w:tabs>
      <w:adjustRightInd w:val="0"/>
      <w:spacing w:before="80"/>
      <w:ind w:left="907" w:hanging="340"/>
      <w:textAlignment w:val="baseline"/>
    </w:pPr>
    <w:rPr>
      <w:rFonts w:ascii="CG Omega" w:eastAsia="굴림" w:hAnsi="CG Omega"/>
      <w:b/>
      <w:bCs/>
      <w:kern w:val="0"/>
    </w:rPr>
  </w:style>
  <w:style w:type="paragraph" w:customStyle="1" w:styleId="L1body">
    <w:name w:val="L1 body"/>
    <w:basedOn w:val="L2body"/>
    <w:rsid w:val="004974D7"/>
    <w:pPr>
      <w:spacing w:before="80"/>
      <w:ind w:left="902"/>
    </w:pPr>
  </w:style>
  <w:style w:type="paragraph" w:customStyle="1" w:styleId="L2body">
    <w:name w:val="L2 body"/>
    <w:basedOn w:val="a2"/>
    <w:rsid w:val="004974D7"/>
    <w:pPr>
      <w:adjustRightInd w:val="0"/>
      <w:spacing w:before="40" w:line="312" w:lineRule="auto"/>
      <w:ind w:left="1298"/>
      <w:textAlignment w:val="baseline"/>
    </w:pPr>
    <w:rPr>
      <w:rFonts w:ascii="CG Omega" w:eastAsia="굴림" w:hAnsi="CG Omega"/>
      <w:b/>
      <w:bCs/>
      <w:kern w:val="0"/>
    </w:rPr>
  </w:style>
  <w:style w:type="paragraph" w:customStyle="1" w:styleId="L2">
    <w:name w:val="L2"/>
    <w:basedOn w:val="L1"/>
    <w:next w:val="L2body"/>
    <w:rsid w:val="004974D7"/>
    <w:pPr>
      <w:numPr>
        <w:numId w:val="14"/>
      </w:numPr>
      <w:tabs>
        <w:tab w:val="clear" w:pos="1300"/>
        <w:tab w:val="num" w:pos="360"/>
      </w:tabs>
      <w:spacing w:before="40" w:line="264" w:lineRule="auto"/>
      <w:ind w:left="907" w:hanging="340"/>
    </w:pPr>
  </w:style>
  <w:style w:type="paragraph" w:customStyle="1" w:styleId="L3">
    <w:name w:val="L3"/>
    <w:basedOn w:val="L2"/>
    <w:rsid w:val="004974D7"/>
    <w:pPr>
      <w:numPr>
        <w:numId w:val="11"/>
      </w:numPr>
      <w:tabs>
        <w:tab w:val="clear" w:pos="1607"/>
        <w:tab w:val="num" w:pos="360"/>
      </w:tabs>
      <w:ind w:left="907"/>
    </w:pPr>
  </w:style>
  <w:style w:type="paragraph" w:styleId="2">
    <w:name w:val="List Bullet 2"/>
    <w:basedOn w:val="a2"/>
    <w:autoRedefine/>
    <w:rsid w:val="004974D7"/>
    <w:pPr>
      <w:numPr>
        <w:numId w:val="9"/>
      </w:numPr>
      <w:tabs>
        <w:tab w:val="clear" w:pos="786"/>
        <w:tab w:val="num" w:pos="785"/>
      </w:tabs>
      <w:adjustRightInd w:val="0"/>
      <w:spacing w:line="360" w:lineRule="atLeast"/>
      <w:ind w:leftChars="0" w:left="785" w:firstLineChars="0" w:firstLine="0"/>
      <w:textAlignment w:val="baseline"/>
    </w:pPr>
    <w:rPr>
      <w:rFonts w:eastAsia="굴림"/>
      <w:b/>
      <w:bCs/>
      <w:kern w:val="0"/>
      <w:sz w:val="20"/>
    </w:rPr>
  </w:style>
  <w:style w:type="paragraph" w:styleId="21">
    <w:name w:val="List 2"/>
    <w:basedOn w:val="a2"/>
    <w:rsid w:val="004974D7"/>
    <w:pPr>
      <w:numPr>
        <w:numId w:val="12"/>
      </w:numPr>
      <w:ind w:leftChars="400" w:left="400" w:hangingChars="200" w:hanging="200"/>
    </w:pPr>
    <w:rPr>
      <w:b/>
      <w:bCs/>
      <w:sz w:val="20"/>
    </w:rPr>
  </w:style>
  <w:style w:type="paragraph" w:customStyle="1" w:styleId="L4">
    <w:name w:val="L4"/>
    <w:basedOn w:val="L3"/>
    <w:rsid w:val="004974D7"/>
    <w:pPr>
      <w:numPr>
        <w:numId w:val="13"/>
      </w:numPr>
      <w:tabs>
        <w:tab w:val="clear" w:pos="1948"/>
        <w:tab w:val="num" w:pos="360"/>
      </w:tabs>
      <w:spacing w:line="312" w:lineRule="auto"/>
      <w:ind w:left="1587" w:hanging="340"/>
      <w:jc w:val="left"/>
    </w:pPr>
  </w:style>
  <w:style w:type="paragraph" w:customStyle="1" w:styleId="11">
    <w:name w:val="국방제목1"/>
    <w:basedOn w:val="a2"/>
    <w:rsid w:val="004974D7"/>
    <w:pPr>
      <w:numPr>
        <w:numId w:val="15"/>
      </w:numPr>
      <w:autoSpaceDE w:val="0"/>
      <w:autoSpaceDN w:val="0"/>
    </w:pPr>
    <w:rPr>
      <w:rFonts w:ascii="바탕" w:eastAsia="바탕"/>
      <w:sz w:val="20"/>
      <w:szCs w:val="24"/>
    </w:rPr>
  </w:style>
  <w:style w:type="paragraph" w:customStyle="1" w:styleId="27">
    <w:name w:val="국방제목2"/>
    <w:basedOn w:val="a2"/>
    <w:rsid w:val="004974D7"/>
    <w:pPr>
      <w:tabs>
        <w:tab w:val="num" w:pos="825"/>
      </w:tabs>
      <w:autoSpaceDE w:val="0"/>
      <w:autoSpaceDN w:val="0"/>
      <w:ind w:left="825" w:hanging="425"/>
    </w:pPr>
    <w:rPr>
      <w:rFonts w:ascii="바탕" w:eastAsia="바탕"/>
      <w:sz w:val="20"/>
      <w:szCs w:val="24"/>
    </w:rPr>
  </w:style>
  <w:style w:type="paragraph" w:styleId="aff7">
    <w:name w:val="Date"/>
    <w:basedOn w:val="a2"/>
    <w:next w:val="a2"/>
    <w:link w:val="Char1"/>
    <w:rsid w:val="004974D7"/>
    <w:pPr>
      <w:adjustRightInd w:val="0"/>
      <w:spacing w:line="360" w:lineRule="atLeast"/>
      <w:textAlignment w:val="baseline"/>
    </w:pPr>
    <w:rPr>
      <w:rFonts w:eastAsia="굴림"/>
      <w:b/>
      <w:bCs/>
      <w:kern w:val="0"/>
      <w:sz w:val="20"/>
    </w:rPr>
  </w:style>
  <w:style w:type="character" w:customStyle="1" w:styleId="Char1">
    <w:name w:val="날짜 Char"/>
    <w:basedOn w:val="a4"/>
    <w:link w:val="aff7"/>
    <w:rsid w:val="004974D7"/>
    <w:rPr>
      <w:rFonts w:eastAsia="굴림"/>
      <w:b/>
      <w:bCs/>
    </w:rPr>
  </w:style>
  <w:style w:type="paragraph" w:customStyle="1" w:styleId="figure">
    <w:name w:val="figure"/>
    <w:basedOn w:val="a2"/>
    <w:next w:val="figuretitle"/>
    <w:rsid w:val="004974D7"/>
    <w:pPr>
      <w:widowControl/>
      <w:overflowPunct w:val="0"/>
      <w:autoSpaceDE w:val="0"/>
      <w:autoSpaceDN w:val="0"/>
      <w:adjustRightInd w:val="0"/>
      <w:spacing w:before="240"/>
      <w:jc w:val="center"/>
      <w:textAlignment w:val="baseline"/>
    </w:pPr>
    <w:rPr>
      <w:b/>
      <w:bCs/>
      <w:kern w:val="0"/>
      <w:sz w:val="20"/>
    </w:rPr>
  </w:style>
  <w:style w:type="paragraph" w:customStyle="1" w:styleId="figuretitle">
    <w:name w:val="figure title"/>
    <w:basedOn w:val="a3"/>
    <w:rsid w:val="004974D7"/>
    <w:pPr>
      <w:widowControl/>
      <w:overflowPunct w:val="0"/>
      <w:autoSpaceDE w:val="0"/>
      <w:autoSpaceDN w:val="0"/>
      <w:adjustRightInd w:val="0"/>
      <w:spacing w:before="240"/>
      <w:ind w:left="0" w:firstLine="227"/>
      <w:jc w:val="center"/>
      <w:textAlignment w:val="baseline"/>
    </w:pPr>
    <w:rPr>
      <w:rFonts w:ascii="CG Omega" w:eastAsia="굴림" w:hAnsi="CG Omega"/>
      <w:b/>
      <w:bCs/>
      <w:kern w:val="0"/>
      <w:sz w:val="24"/>
    </w:rPr>
  </w:style>
  <w:style w:type="paragraph" w:customStyle="1" w:styleId="aff8">
    <w:name w:val="그림"/>
    <w:basedOn w:val="a2"/>
    <w:rsid w:val="004974D7"/>
    <w:pPr>
      <w:adjustRightInd w:val="0"/>
      <w:spacing w:after="240"/>
      <w:jc w:val="center"/>
      <w:textAlignment w:val="baseline"/>
    </w:pPr>
    <w:rPr>
      <w:rFonts w:ascii="CG Times" w:eastAsia="돋움" w:hAnsi="CG Times"/>
      <w:bCs/>
      <w:kern w:val="0"/>
      <w:sz w:val="20"/>
    </w:rPr>
  </w:style>
  <w:style w:type="paragraph" w:customStyle="1" w:styleId="aff9">
    <w:name w:val="표표준"/>
    <w:basedOn w:val="a2"/>
    <w:rsid w:val="004974D7"/>
    <w:pPr>
      <w:adjustRightInd w:val="0"/>
      <w:textAlignment w:val="baseline"/>
    </w:pPr>
    <w:rPr>
      <w:rFonts w:ascii="굴림체" w:eastAsia="굴림체" w:hAnsi="Book Antiqua"/>
      <w:kern w:val="0"/>
      <w:sz w:val="20"/>
    </w:rPr>
  </w:style>
  <w:style w:type="paragraph" w:customStyle="1" w:styleId="affa">
    <w:name w:val="표내부"/>
    <w:basedOn w:val="a2"/>
    <w:rsid w:val="004974D7"/>
    <w:pPr>
      <w:widowControl/>
      <w:wordWrap/>
      <w:adjustRightInd w:val="0"/>
      <w:spacing w:line="360" w:lineRule="atLeast"/>
      <w:jc w:val="center"/>
      <w:textAlignment w:val="baseline"/>
    </w:pPr>
    <w:rPr>
      <w:rFonts w:ascii="바탕체"/>
      <w:kern w:val="0"/>
      <w:sz w:val="20"/>
    </w:rPr>
  </w:style>
  <w:style w:type="paragraph" w:customStyle="1" w:styleId="affb">
    <w:name w:val="양식"/>
    <w:basedOn w:val="a2"/>
    <w:rsid w:val="004974D7"/>
    <w:pPr>
      <w:adjustRightInd w:val="0"/>
      <w:spacing w:before="240" w:after="120" w:line="360" w:lineRule="atLeast"/>
      <w:jc w:val="center"/>
      <w:textAlignment w:val="baseline"/>
    </w:pPr>
    <w:rPr>
      <w:rFonts w:ascii="돋움체" w:eastAsia="돋움체"/>
      <w:kern w:val="0"/>
      <w:sz w:val="18"/>
    </w:rPr>
  </w:style>
  <w:style w:type="paragraph" w:customStyle="1" w:styleId="affc">
    <w:name w:val="표본문"/>
    <w:basedOn w:val="aa"/>
    <w:rsid w:val="004974D7"/>
    <w:pPr>
      <w:autoSpaceDE w:val="0"/>
      <w:autoSpaceDN w:val="0"/>
      <w:spacing w:line="360" w:lineRule="atLeast"/>
    </w:pPr>
    <w:rPr>
      <w:rFonts w:ascii="바탕체"/>
      <w:b w:val="0"/>
      <w:bCs w:val="0"/>
      <w:sz w:val="20"/>
      <w:szCs w:val="24"/>
    </w:rPr>
  </w:style>
  <w:style w:type="paragraph" w:customStyle="1" w:styleId="affd">
    <w:name w:val="표 본문"/>
    <w:basedOn w:val="a2"/>
    <w:rsid w:val="004974D7"/>
    <w:pPr>
      <w:spacing w:before="40" w:after="40" w:line="200" w:lineRule="atLeast"/>
    </w:pPr>
    <w:rPr>
      <w:rFonts w:ascii="바탕체"/>
      <w:sz w:val="24"/>
    </w:rPr>
  </w:style>
  <w:style w:type="paragraph" w:customStyle="1" w:styleId="affe">
    <w:name w:val="표 제목"/>
    <w:basedOn w:val="a2"/>
    <w:rsid w:val="004974D7"/>
    <w:pPr>
      <w:spacing w:before="80" w:after="80" w:line="200" w:lineRule="atLeast"/>
      <w:jc w:val="center"/>
    </w:pPr>
    <w:rPr>
      <w:rFonts w:ascii="바탕체"/>
      <w:b/>
      <w:sz w:val="24"/>
    </w:rPr>
  </w:style>
  <w:style w:type="paragraph" w:customStyle="1" w:styleId="afff">
    <w:name w:val="표머리"/>
    <w:basedOn w:val="a2"/>
    <w:rsid w:val="004974D7"/>
    <w:pPr>
      <w:widowControl/>
      <w:wordWrap/>
      <w:adjustRightInd w:val="0"/>
      <w:spacing w:line="360" w:lineRule="atLeast"/>
      <w:jc w:val="center"/>
      <w:textAlignment w:val="center"/>
    </w:pPr>
    <w:rPr>
      <w:rFonts w:ascii="바탕체"/>
      <w:b/>
      <w:kern w:val="0"/>
      <w:sz w:val="24"/>
    </w:rPr>
  </w:style>
  <w:style w:type="paragraph" w:customStyle="1" w:styleId="1a">
    <w:name w:val="표지 제목 1"/>
    <w:basedOn w:val="a2"/>
    <w:rsid w:val="004974D7"/>
    <w:pPr>
      <w:autoSpaceDE w:val="0"/>
      <w:autoSpaceDN w:val="0"/>
      <w:jc w:val="right"/>
    </w:pPr>
    <w:rPr>
      <w:rFonts w:ascii="굴림체" w:eastAsia="굴림체" w:hAnsi="굴림체" w:cs="바탕"/>
      <w:b/>
      <w:bCs/>
      <w:sz w:val="32"/>
      <w:u w:val="single"/>
    </w:rPr>
  </w:style>
  <w:style w:type="paragraph" w:customStyle="1" w:styleId="28">
    <w:name w:val="표지 제목 2"/>
    <w:basedOn w:val="a2"/>
    <w:rsid w:val="004974D7"/>
    <w:pPr>
      <w:autoSpaceDE w:val="0"/>
      <w:autoSpaceDN w:val="0"/>
      <w:jc w:val="right"/>
    </w:pPr>
    <w:rPr>
      <w:rFonts w:ascii="바탕" w:eastAsia="굴림체" w:cs="바탕"/>
      <w:sz w:val="72"/>
    </w:rPr>
  </w:style>
  <w:style w:type="character" w:customStyle="1" w:styleId="Char">
    <w:name w:val="풍선 도움말 텍스트 Char"/>
    <w:basedOn w:val="a4"/>
    <w:link w:val="aff1"/>
    <w:rsid w:val="004974D7"/>
    <w:rPr>
      <w:rFonts w:ascii="Arial" w:eastAsia="돋움" w:hAnsi="Arial"/>
      <w:kern w:val="2"/>
      <w:sz w:val="18"/>
      <w:szCs w:val="18"/>
    </w:rPr>
  </w:style>
  <w:style w:type="character" w:customStyle="1" w:styleId="3Char">
    <w:name w:val="제목 3 Char"/>
    <w:basedOn w:val="a4"/>
    <w:link w:val="3"/>
    <w:rsid w:val="0096392D"/>
    <w:rPr>
      <w:rFonts w:ascii="Arial" w:eastAsia="맑은 고딕" w:hAnsi="Arial"/>
      <w:b/>
      <w:kern w:val="2"/>
      <w:sz w:val="22"/>
    </w:rPr>
  </w:style>
  <w:style w:type="character" w:styleId="afff0">
    <w:name w:val="annotation reference"/>
    <w:basedOn w:val="a4"/>
    <w:semiHidden/>
    <w:unhideWhenUsed/>
    <w:rsid w:val="00D7384A"/>
    <w:rPr>
      <w:sz w:val="18"/>
      <w:szCs w:val="18"/>
    </w:rPr>
  </w:style>
  <w:style w:type="paragraph" w:styleId="afff1">
    <w:name w:val="annotation text"/>
    <w:basedOn w:val="a2"/>
    <w:link w:val="Char2"/>
    <w:semiHidden/>
    <w:unhideWhenUsed/>
    <w:rsid w:val="00D7384A"/>
    <w:pPr>
      <w:jc w:val="left"/>
    </w:pPr>
  </w:style>
  <w:style w:type="character" w:customStyle="1" w:styleId="Char2">
    <w:name w:val="메모 텍스트 Char"/>
    <w:basedOn w:val="a4"/>
    <w:link w:val="afff1"/>
    <w:semiHidden/>
    <w:rsid w:val="00D7384A"/>
    <w:rPr>
      <w:kern w:val="2"/>
      <w:sz w:val="22"/>
    </w:rPr>
  </w:style>
  <w:style w:type="paragraph" w:styleId="afff2">
    <w:name w:val="annotation subject"/>
    <w:basedOn w:val="afff1"/>
    <w:next w:val="afff1"/>
    <w:link w:val="Char3"/>
    <w:semiHidden/>
    <w:unhideWhenUsed/>
    <w:rsid w:val="00D7384A"/>
    <w:rPr>
      <w:b/>
      <w:bCs/>
    </w:rPr>
  </w:style>
  <w:style w:type="character" w:customStyle="1" w:styleId="Char3">
    <w:name w:val="메모 주제 Char"/>
    <w:basedOn w:val="Char2"/>
    <w:link w:val="afff2"/>
    <w:semiHidden/>
    <w:rsid w:val="00D7384A"/>
    <w:rPr>
      <w:b/>
      <w:bCs/>
      <w:kern w:val="2"/>
      <w:sz w:val="22"/>
    </w:rPr>
  </w:style>
  <w:style w:type="table" w:customStyle="1" w:styleId="1b">
    <w:name w:val="표 구분선1"/>
    <w:basedOn w:val="a5"/>
    <w:next w:val="aff2"/>
    <w:uiPriority w:val="59"/>
    <w:rsid w:val="00A95FD3"/>
    <w:rPr>
      <w:rFonts w:asciiTheme="minorHAnsi" w:eastAsiaTheme="minorEastAsia" w:hAnsiTheme="minorHAnsi" w:cstheme="minorBidi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35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6743">
          <w:marLeft w:val="173"/>
          <w:marRight w:val="0"/>
          <w:marTop w:val="0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115">
          <w:marLeft w:val="173"/>
          <w:marRight w:val="0"/>
          <w:marTop w:val="0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3821">
          <w:marLeft w:val="173"/>
          <w:marRight w:val="0"/>
          <w:marTop w:val="0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33250">
          <w:marLeft w:val="173"/>
          <w:marRight w:val="0"/>
          <w:marTop w:val="0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3249">
          <w:marLeft w:val="173"/>
          <w:marRight w:val="0"/>
          <w:marTop w:val="0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3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957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6348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1773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4642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61184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43298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16554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59946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8827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19428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9803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0299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79182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32510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1824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7216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96702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35627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3716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0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1372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6905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6304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4642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6039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1518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23663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78689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24978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6243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35201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45427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30205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17593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48730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01837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92223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11710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2550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7356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78412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67603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4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69488">
          <w:marLeft w:val="202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12583">
          <w:marLeft w:val="202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6401">
          <w:marLeft w:val="202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1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669405">
          <w:marLeft w:val="202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5677">
          <w:marLeft w:val="202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00564">
          <w:marLeft w:val="173"/>
          <w:marRight w:val="0"/>
          <w:marTop w:val="0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40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852737">
          <w:marLeft w:val="202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3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2368">
          <w:marLeft w:val="202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6086">
          <w:marLeft w:val="202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5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B37503-EF0F-47B6-BC2C-A9A352108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35</Pages>
  <Words>2899</Words>
  <Characters>16527</Characters>
  <Application>Microsoft Office Word</Application>
  <DocSecurity>0</DocSecurity>
  <Lines>137</Lines>
  <Paragraphs>38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프로젝트수행계획서 템플릿</vt:lpstr>
    </vt:vector>
  </TitlesOfParts>
  <Company/>
  <LinksUpToDate>false</LinksUpToDate>
  <CharactersWithSpaces>19388</CharactersWithSpaces>
  <SharedDoc>false</SharedDoc>
  <HLinks>
    <vt:vector size="390" baseType="variant">
      <vt:variant>
        <vt:i4>1114165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_Toc262948116</vt:lpwstr>
      </vt:variant>
      <vt:variant>
        <vt:i4>1114165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_Toc262948115</vt:lpwstr>
      </vt:variant>
      <vt:variant>
        <vt:i4>1114165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_Toc262948114</vt:lpwstr>
      </vt:variant>
      <vt:variant>
        <vt:i4>1114165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_Toc262948113</vt:lpwstr>
      </vt:variant>
      <vt:variant>
        <vt:i4>1114165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_Toc262948112</vt:lpwstr>
      </vt:variant>
      <vt:variant>
        <vt:i4>1114165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_Toc262948111</vt:lpwstr>
      </vt:variant>
      <vt:variant>
        <vt:i4>1114165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_Toc262948110</vt:lpwstr>
      </vt:variant>
      <vt:variant>
        <vt:i4>1048629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_Toc262948109</vt:lpwstr>
      </vt:variant>
      <vt:variant>
        <vt:i4>1048629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_Toc262948108</vt:lpwstr>
      </vt:variant>
      <vt:variant>
        <vt:i4>1048629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_Toc262948107</vt:lpwstr>
      </vt:variant>
      <vt:variant>
        <vt:i4>1048629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_Toc262948106</vt:lpwstr>
      </vt:variant>
      <vt:variant>
        <vt:i4>1048629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_Toc262948105</vt:lpwstr>
      </vt:variant>
      <vt:variant>
        <vt:i4>1048629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_Toc262948104</vt:lpwstr>
      </vt:variant>
      <vt:variant>
        <vt:i4>1048629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_Toc262948103</vt:lpwstr>
      </vt:variant>
      <vt:variant>
        <vt:i4>1048629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_Toc262948102</vt:lpwstr>
      </vt:variant>
      <vt:variant>
        <vt:i4>1048629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_Toc262948101</vt:lpwstr>
      </vt:variant>
      <vt:variant>
        <vt:i4>1048629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_Toc262948100</vt:lpwstr>
      </vt:variant>
      <vt:variant>
        <vt:i4>1638452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_Toc262948099</vt:lpwstr>
      </vt:variant>
      <vt:variant>
        <vt:i4>1638452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_Toc262948098</vt:lpwstr>
      </vt:variant>
      <vt:variant>
        <vt:i4>1638452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_Toc262948097</vt:lpwstr>
      </vt:variant>
      <vt:variant>
        <vt:i4>1638452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_Toc262948096</vt:lpwstr>
      </vt:variant>
      <vt:variant>
        <vt:i4>1638452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_Toc262948095</vt:lpwstr>
      </vt:variant>
      <vt:variant>
        <vt:i4>1638452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_Toc262948094</vt:lpwstr>
      </vt:variant>
      <vt:variant>
        <vt:i4>1638452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_Toc262948093</vt:lpwstr>
      </vt:variant>
      <vt:variant>
        <vt:i4>1638452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_Toc262948092</vt:lpwstr>
      </vt:variant>
      <vt:variant>
        <vt:i4>1638452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_Toc262948091</vt:lpwstr>
      </vt:variant>
      <vt:variant>
        <vt:i4>1638452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_Toc262948090</vt:lpwstr>
      </vt:variant>
      <vt:variant>
        <vt:i4>1572916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_Toc262948089</vt:lpwstr>
      </vt:variant>
      <vt:variant>
        <vt:i4>1572916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_Toc262948088</vt:lpwstr>
      </vt:variant>
      <vt:variant>
        <vt:i4>1572916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_Toc262948087</vt:lpwstr>
      </vt:variant>
      <vt:variant>
        <vt:i4>1572916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_Toc262948086</vt:lpwstr>
      </vt:variant>
      <vt:variant>
        <vt:i4>1572916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_Toc262948085</vt:lpwstr>
      </vt:variant>
      <vt:variant>
        <vt:i4>1572916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_Toc262948084</vt:lpwstr>
      </vt:variant>
      <vt:variant>
        <vt:i4>1572916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_Toc262948083</vt:lpwstr>
      </vt:variant>
      <vt:variant>
        <vt:i4>1572916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_Toc262948082</vt:lpwstr>
      </vt:variant>
      <vt:variant>
        <vt:i4>1572916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_Toc262948081</vt:lpwstr>
      </vt:variant>
      <vt:variant>
        <vt:i4>1572916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_Toc262948080</vt:lpwstr>
      </vt:variant>
      <vt:variant>
        <vt:i4>1507380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_Toc262948079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_Toc262948078</vt:lpwstr>
      </vt:variant>
      <vt:variant>
        <vt:i4>1507380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_Toc262948077</vt:lpwstr>
      </vt:variant>
      <vt:variant>
        <vt:i4>1507380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_Toc262948076</vt:lpwstr>
      </vt:variant>
      <vt:variant>
        <vt:i4>1507380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_Toc262948075</vt:lpwstr>
      </vt:variant>
      <vt:variant>
        <vt:i4>1507380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_Toc262948074</vt:lpwstr>
      </vt:variant>
      <vt:variant>
        <vt:i4>1507380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_Toc262948073</vt:lpwstr>
      </vt:variant>
      <vt:variant>
        <vt:i4>1507380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_Toc262948072</vt:lpwstr>
      </vt:variant>
      <vt:variant>
        <vt:i4>1507380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_Toc262948071</vt:lpwstr>
      </vt:variant>
      <vt:variant>
        <vt:i4>1507380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_Toc262948070</vt:lpwstr>
      </vt:variant>
      <vt:variant>
        <vt:i4>1441844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_Toc262948069</vt:lpwstr>
      </vt:variant>
      <vt:variant>
        <vt:i4>1441844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_Toc262948068</vt:lpwstr>
      </vt:variant>
      <vt:variant>
        <vt:i4>1441844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_Toc262948067</vt:lpwstr>
      </vt:variant>
      <vt:variant>
        <vt:i4>1441844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_Toc262948066</vt:lpwstr>
      </vt:variant>
      <vt:variant>
        <vt:i4>1441844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_Toc262948065</vt:lpwstr>
      </vt:variant>
      <vt:variant>
        <vt:i4>1441844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_Toc262948064</vt:lpwstr>
      </vt:variant>
      <vt:variant>
        <vt:i4>1441844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_Toc262948063</vt:lpwstr>
      </vt:variant>
      <vt:variant>
        <vt:i4>1441844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_Toc262948062</vt:lpwstr>
      </vt:variant>
      <vt:variant>
        <vt:i4>1441844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_Toc262948061</vt:lpwstr>
      </vt:variant>
      <vt:variant>
        <vt:i4>1441844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_Toc262948060</vt:lpwstr>
      </vt:variant>
      <vt:variant>
        <vt:i4>1376308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_Toc262948059</vt:lpwstr>
      </vt:variant>
      <vt:variant>
        <vt:i4>1376308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_Toc262948058</vt:lpwstr>
      </vt:variant>
      <vt:variant>
        <vt:i4>1376308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_Toc262948057</vt:lpwstr>
      </vt:variant>
      <vt:variant>
        <vt:i4>1376308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_Toc262948056</vt:lpwstr>
      </vt:variant>
      <vt:variant>
        <vt:i4>1376308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_Toc262948055</vt:lpwstr>
      </vt:variant>
      <vt:variant>
        <vt:i4>1376308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_Toc262948054</vt:lpwstr>
      </vt:variant>
      <vt:variant>
        <vt:i4>1376308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_Toc262948053</vt:lpwstr>
      </vt:variant>
      <vt:variant>
        <vt:i4>1376308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_Toc262948052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프로젝트수행계획서 템플릿</dc:title>
  <dc:subject/>
  <dc:creator>hyh</dc:creator>
  <cp:keywords/>
  <dc:description/>
  <cp:lastModifiedBy>박철규/Park Chulkyu</cp:lastModifiedBy>
  <cp:revision>27</cp:revision>
  <cp:lastPrinted>2021-01-08T03:34:00Z</cp:lastPrinted>
  <dcterms:created xsi:type="dcterms:W3CDTF">2022-06-06T23:41:00Z</dcterms:created>
  <dcterms:modified xsi:type="dcterms:W3CDTF">2022-06-10T00:29:00Z</dcterms:modified>
</cp:coreProperties>
</file>